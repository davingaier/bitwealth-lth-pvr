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736"/>
      </w:tblGrid>
      <w:tr w:rsidR="007E0394" w:rsidRPr="00E26364" w14:paraId="5DD86F18" w14:textId="77777777">
        <w:trPr>
          <w:jc w:val="center"/>
        </w:trPr>
        <w:tc>
          <w:tcPr>
            <w:tcW w:w="9746" w:type="dxa"/>
            <w:shd w:val="clear" w:color="auto" w:fill="D9E2F3"/>
          </w:tcPr>
          <w:p w14:paraId="4D15F157" w14:textId="77777777" w:rsidR="00D328C1" w:rsidRPr="00E26364" w:rsidRDefault="00000000" w:rsidP="00E26364">
            <w:pPr>
              <w:jc w:val="center"/>
              <w:rPr>
                <w:rFonts w:ascii="Arial" w:hAnsi="Arial" w:cs="Arial"/>
                <w:szCs w:val="20"/>
              </w:rPr>
            </w:pPr>
            <w:r w:rsidRPr="00E26364">
              <w:rPr>
                <w:rFonts w:ascii="Arial" w:hAnsi="Arial" w:cs="Arial"/>
                <w:b/>
                <w:szCs w:val="20"/>
              </w:rPr>
              <w:t>Annexure 4: Bitcoin LTH PVR Strategy facilitated by BitWealth</w:t>
            </w:r>
          </w:p>
        </w:tc>
      </w:tr>
    </w:tbl>
    <w:p w14:paraId="532AD96A" w14:textId="77777777" w:rsidR="007E0394" w:rsidRPr="00E26364" w:rsidRDefault="007E0394">
      <w:pPr>
        <w:spacing w:after="80"/>
        <w:rPr>
          <w:rFonts w:ascii="Arial" w:hAnsi="Arial" w:cs="Arial"/>
          <w:szCs w:val="20"/>
        </w:rPr>
      </w:pPr>
    </w:p>
    <w:p w14:paraId="2DE38E5A" w14:textId="77777777" w:rsidR="007E0394" w:rsidRPr="00E26364" w:rsidRDefault="00E63A2A">
      <w:pPr>
        <w:spacing w:after="40"/>
        <w:jc w:val="center"/>
        <w:rPr>
          <w:rFonts w:ascii="Arial" w:hAnsi="Arial" w:cs="Arial"/>
          <w:color w:val="1A1A1A"/>
          <w:szCs w:val="20"/>
        </w:rPr>
      </w:pPr>
      <w:r w:rsidRPr="00E26364">
        <w:rPr>
          <w:rFonts w:ascii="Arial" w:hAnsi="Arial" w:cs="Arial"/>
          <w:color w:val="1A1A1A"/>
          <w:szCs w:val="20"/>
        </w:rPr>
        <w:t>entered into between Finova (P</w:t>
      </w:r>
      <w:r w:rsidR="00355B97" w:rsidRPr="00E26364">
        <w:rPr>
          <w:rFonts w:ascii="Arial" w:hAnsi="Arial" w:cs="Arial"/>
          <w:color w:val="1A1A1A"/>
          <w:szCs w:val="20"/>
        </w:rPr>
        <w:t>ty</w:t>
      </w:r>
      <w:r w:rsidRPr="00E26364">
        <w:rPr>
          <w:rFonts w:ascii="Arial" w:hAnsi="Arial" w:cs="Arial"/>
          <w:color w:val="1A1A1A"/>
          <w:szCs w:val="20"/>
        </w:rPr>
        <w:t>) Ltd ("Finova") and</w:t>
      </w:r>
    </w:p>
    <w:p w14:paraId="0DD8DA2E" w14:textId="77777777" w:rsidR="002B0A6F" w:rsidRPr="00E26364" w:rsidRDefault="002B0A6F">
      <w:pPr>
        <w:spacing w:after="40"/>
        <w:jc w:val="center"/>
        <w:rPr>
          <w:rFonts w:ascii="Arial" w:hAnsi="Arial" w:cs="Arial"/>
          <w:szCs w:val="20"/>
        </w:rPr>
      </w:pPr>
    </w:p>
    <w:p w14:paraId="5336D520" w14:textId="77777777" w:rsidR="007E0394" w:rsidRPr="00E26364" w:rsidRDefault="00E63A2A">
      <w:pPr>
        <w:spacing w:after="0"/>
        <w:jc w:val="center"/>
        <w:rPr>
          <w:rFonts w:ascii="Arial" w:hAnsi="Arial" w:cs="Arial"/>
          <w:szCs w:val="20"/>
        </w:rPr>
      </w:pPr>
      <w:r w:rsidRPr="00E26364">
        <w:rPr>
          <w:rFonts w:ascii="Arial" w:hAnsi="Arial" w:cs="Arial"/>
          <w:color w:val="1A1A1A"/>
          <w:szCs w:val="20"/>
        </w:rPr>
        <w:t>………………………………………………………………………………………………………………………………</w:t>
      </w:r>
    </w:p>
    <w:p w14:paraId="799B1239" w14:textId="77777777" w:rsidR="007E0394" w:rsidRPr="00E26364" w:rsidRDefault="00E63A2A">
      <w:pPr>
        <w:spacing w:after="160"/>
        <w:jc w:val="center"/>
        <w:rPr>
          <w:rFonts w:ascii="Arial" w:hAnsi="Arial" w:cs="Arial"/>
          <w:szCs w:val="20"/>
        </w:rPr>
      </w:pPr>
      <w:r w:rsidRPr="00E26364">
        <w:rPr>
          <w:rFonts w:ascii="Arial" w:hAnsi="Arial" w:cs="Arial"/>
          <w:i/>
          <w:color w:val="1A1A1A"/>
          <w:szCs w:val="20"/>
        </w:rPr>
        <w:t>("The Client")</w:t>
      </w:r>
    </w:p>
    <w:p w14:paraId="38BA2F91" w14:textId="15D11FD5" w:rsidR="00E26364" w:rsidRPr="00E26364" w:rsidRDefault="00E26364" w:rsidP="00E26364">
      <w:pPr>
        <w:pStyle w:val="ListParagraph"/>
        <w:numPr>
          <w:ilvl w:val="0"/>
          <w:numId w:val="12"/>
        </w:numPr>
        <w:spacing w:before="120" w:after="0"/>
        <w:ind w:left="284" w:hanging="284"/>
        <w:jc w:val="both"/>
        <w:rPr>
          <w:rFonts w:ascii="Arial" w:hAnsi="Arial" w:cs="Arial"/>
          <w:b/>
          <w:bCs/>
          <w:color w:val="1A1A1A"/>
          <w:szCs w:val="20"/>
        </w:rPr>
      </w:pPr>
      <w:r w:rsidRPr="00E26364">
        <w:rPr>
          <w:rFonts w:ascii="Arial" w:hAnsi="Arial" w:cs="Arial"/>
          <w:b/>
          <w:bCs/>
          <w:color w:val="1A1A1A"/>
          <w:szCs w:val="20"/>
        </w:rPr>
        <w:t>Interpretation</w:t>
      </w:r>
    </w:p>
    <w:p w14:paraId="3F323CF1" w14:textId="293A32C3" w:rsidR="00E26364" w:rsidRPr="00E26364" w:rsidRDefault="00F03FD5" w:rsidP="00E26364">
      <w:pPr>
        <w:spacing w:before="120" w:after="0"/>
        <w:jc w:val="both"/>
        <w:rPr>
          <w:rFonts w:ascii="Arial" w:hAnsi="Arial" w:cs="Arial"/>
          <w:color w:val="1A1A1A"/>
          <w:szCs w:val="20"/>
        </w:rPr>
      </w:pPr>
      <w:r w:rsidRPr="00E26364">
        <w:rPr>
          <w:rFonts w:ascii="Arial" w:hAnsi="Arial" w:cs="Arial"/>
          <w:szCs w:val="20"/>
        </w:rPr>
        <w:t>This Annexure 4 forms part of, and must be read together with, the Client’s Mandate for Investment Management and Treasury Services with Finova (the “Mandate”). It provides information on the execution of the Bitcoin LTH PVR Strategy as facilitated by BitWealth and will be implemented in accordance with the Mandate. If there is any inconsistency between this Annexure 4 and the Mandate, this Annexure 4 prevails only in relation to the Strategy and only to the extent permitted by applicable law and Finova’s authorisation as a financial services provider.</w:t>
      </w:r>
    </w:p>
    <w:p w14:paraId="36082AA2" w14:textId="77777777" w:rsidR="00E26364" w:rsidRPr="00E26364" w:rsidRDefault="00E26364" w:rsidP="00E26364">
      <w:pPr>
        <w:spacing w:after="160"/>
        <w:jc w:val="both"/>
        <w:rPr>
          <w:rFonts w:ascii="Arial" w:hAnsi="Arial" w:cs="Arial"/>
          <w:color w:val="1A1A1A"/>
          <w:szCs w:val="20"/>
        </w:rPr>
      </w:pPr>
    </w:p>
    <w:p w14:paraId="202D0D97" w14:textId="54E5A5D1" w:rsidR="00E26364" w:rsidRPr="00E26364" w:rsidRDefault="00E26364" w:rsidP="00E26364">
      <w:pPr>
        <w:pStyle w:val="ListParagraph"/>
        <w:numPr>
          <w:ilvl w:val="0"/>
          <w:numId w:val="12"/>
        </w:numPr>
        <w:spacing w:before="120" w:after="0"/>
        <w:ind w:left="284" w:hanging="284"/>
        <w:jc w:val="both"/>
        <w:rPr>
          <w:rFonts w:ascii="Arial" w:hAnsi="Arial" w:cs="Arial"/>
          <w:b/>
          <w:bCs/>
          <w:color w:val="1A1A1A"/>
          <w:szCs w:val="20"/>
        </w:rPr>
      </w:pPr>
      <w:r w:rsidRPr="00E26364">
        <w:rPr>
          <w:rFonts w:ascii="Arial" w:hAnsi="Arial" w:cs="Arial"/>
          <w:b/>
          <w:bCs/>
          <w:color w:val="1A1A1A"/>
          <w:szCs w:val="20"/>
        </w:rPr>
        <w:t>Authorisation and Interpretation</w:t>
      </w:r>
    </w:p>
    <w:p w14:paraId="1688D0DE" w14:textId="3F119279" w:rsidR="00E26364" w:rsidRPr="00E26364" w:rsidRDefault="00E63A2A" w:rsidP="00E26364">
      <w:pPr>
        <w:spacing w:before="120" w:after="0"/>
        <w:jc w:val="both"/>
        <w:rPr>
          <w:rFonts w:ascii="Arial" w:hAnsi="Arial" w:cs="Arial"/>
          <w:color w:val="1A1A1A"/>
          <w:szCs w:val="20"/>
        </w:rPr>
      </w:pPr>
      <w:r w:rsidRPr="00E26364">
        <w:rPr>
          <w:rFonts w:ascii="Arial" w:hAnsi="Arial" w:cs="Arial"/>
          <w:szCs w:val="20"/>
        </w:rPr>
        <w:t>BitWealth Asset Managers (Pty) Ltd (“BitWealth”) is a juristic representative of Finova (Pty) Ltd (FSP No. 21095) and facilitates, for and on behalf of Finova, a proprietary investment management service known as the Bitcoin LTH PVR Strategy (“the Strategy”). Finova remains the discretionary financial services provider appointed by the Client under the Mandate, and BitWealth acts within the scope of its appointment as Finova’s juristic representative. The Strategy combines three core components — an on-chain signal layer, a dollar-cost averaging accumulation framework, and a dynamic grid execution engine, into a single, fully-automated Bitcoin allocation engine. An optional fourth component (idle-cash yield via USDPC) is available and must be explicitly opted into. The Strategy is executed entirely on a regulated exchange within a segregated dedicated client sub-account. No cross-border transfer of funds or forex externalization is required.</w:t>
      </w:r>
    </w:p>
    <w:p w14:paraId="19C181E8" w14:textId="77777777" w:rsidR="00E26364" w:rsidRPr="00E26364" w:rsidRDefault="00E26364" w:rsidP="00E26364">
      <w:pPr>
        <w:pStyle w:val="ListParagraph"/>
        <w:rPr>
          <w:rFonts w:ascii="Arial" w:hAnsi="Arial" w:cs="Arial"/>
          <w:b/>
          <w:color w:val="1A1A1A"/>
          <w:szCs w:val="20"/>
        </w:rPr>
      </w:pPr>
    </w:p>
    <w:p w14:paraId="0C7599F8" w14:textId="77777777" w:rsidR="00E26364" w:rsidRPr="00E26364" w:rsidRDefault="00E63A2A" w:rsidP="00E26364">
      <w:pPr>
        <w:pStyle w:val="ListParagraph"/>
        <w:numPr>
          <w:ilvl w:val="0"/>
          <w:numId w:val="12"/>
        </w:numPr>
        <w:spacing w:before="120" w:after="0"/>
        <w:ind w:left="284" w:hanging="284"/>
        <w:jc w:val="both"/>
        <w:rPr>
          <w:rFonts w:ascii="Arial" w:hAnsi="Arial" w:cs="Arial"/>
          <w:b/>
          <w:bCs/>
          <w:color w:val="1A1A1A"/>
          <w:szCs w:val="20"/>
        </w:rPr>
      </w:pPr>
      <w:r w:rsidRPr="00E26364">
        <w:rPr>
          <w:rFonts w:ascii="Arial" w:hAnsi="Arial" w:cs="Arial"/>
          <w:b/>
          <w:bCs/>
          <w:szCs w:val="20"/>
        </w:rPr>
        <w:t>The</w:t>
      </w:r>
      <w:r w:rsidRPr="00E26364">
        <w:rPr>
          <w:rFonts w:ascii="Arial" w:hAnsi="Arial" w:cs="Arial"/>
          <w:b/>
          <w:bCs/>
          <w:color w:val="1A1A1A"/>
          <w:szCs w:val="20"/>
        </w:rPr>
        <w:t xml:space="preserve"> Strategy — How it Works</w:t>
      </w:r>
    </w:p>
    <w:p w14:paraId="16A07A5D" w14:textId="77777777" w:rsidR="00E26364" w:rsidRDefault="00E26364" w:rsidP="00E26364">
      <w:pPr>
        <w:pStyle w:val="ListParagraph"/>
      </w:pPr>
    </w:p>
    <w:p w14:paraId="78C8F5AC" w14:textId="7520F576" w:rsidR="007E0394" w:rsidRPr="00E26364" w:rsidRDefault="00E63A2A" w:rsidP="00E26364">
      <w:pPr>
        <w:pStyle w:val="ListParagraph"/>
        <w:numPr>
          <w:ilvl w:val="1"/>
          <w:numId w:val="12"/>
        </w:numPr>
        <w:spacing w:before="120"/>
        <w:jc w:val="both"/>
        <w:rPr>
          <w:rFonts w:ascii="Arial" w:hAnsi="Arial" w:cs="Arial"/>
          <w:b/>
          <w:bCs/>
          <w:color w:val="1A1A1A"/>
          <w:szCs w:val="20"/>
        </w:rPr>
      </w:pPr>
      <w:r w:rsidRPr="00E26364">
        <w:rPr>
          <w:rFonts w:ascii="Arial" w:hAnsi="Arial" w:cs="Arial"/>
          <w:b/>
          <w:bCs/>
        </w:rPr>
        <w:t>Component 1: The LTH PVR On-Chain Signal</w:t>
      </w:r>
    </w:p>
    <w:p w14:paraId="5085ADB0"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The core signal of the Strategy is the Long-Term Holder Profit-to-Volatility Ratio (“LTH PVR”), a proprietary on-chain analytical metric. It measures the deviation between the current Bitcoin market price and the average acquisition cost (realised price) of Bitcoin’s long-term holders — defined as holders who have not moved their coins for 155 days or more. This cohort, often called the “smart money” of the Bitcoin network, represents over 70% of circulating supply and reflects the conviction of the most committed participants in the market.</w:t>
      </w:r>
    </w:p>
    <w:p w14:paraId="3365097D"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The deviation of price from the LTH realised price is normalised by the rolling volatility of that cohort’s cost basis and expressed in standard deviations (σ) from its historical mean. A negative σ reading indicates Bitcoin is statistically cheap relative to what long-term holders paid; a positive σ reading indicates it is expensive. Because LTH realised price is computed directly from blockchain UTXO data, the signal reflects actual economic conviction — it cannot be manipulated by short-term flows, derivative positioning, or sentiment.</w:t>
      </w:r>
    </w:p>
    <w:p w14:paraId="4629BE00" w14:textId="77777777" w:rsidR="007E0394" w:rsidRPr="00E26364" w:rsidRDefault="00E63A2A" w:rsidP="00E26364">
      <w:pPr>
        <w:pStyle w:val="ListParagraph"/>
        <w:numPr>
          <w:ilvl w:val="1"/>
          <w:numId w:val="12"/>
        </w:numPr>
        <w:spacing w:before="120"/>
        <w:jc w:val="both"/>
        <w:rPr>
          <w:rFonts w:ascii="Arial" w:hAnsi="Arial" w:cs="Arial"/>
          <w:b/>
          <w:bCs/>
        </w:rPr>
      </w:pPr>
      <w:r w:rsidRPr="00E26364">
        <w:rPr>
          <w:rFonts w:ascii="Arial" w:hAnsi="Arial" w:cs="Arial"/>
          <w:b/>
          <w:bCs/>
        </w:rPr>
        <w:t>Component 2: Dollar-Cost Averaging (DCA)</w:t>
      </w:r>
    </w:p>
    <w:p w14:paraId="4A6AEBAD"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The Strategy commits the client’s regular contributions to Bitcoin at a disciplined cadence regardless of short-term market conditions. By spreading entries over time, DCA eliminates the single largest risk in volatile assets: the timing of a lump-sum entry. Average cost converges to the mean traded price over the contribution window, not to whatever price prevailed on any one day. The accumulation is fully automated; the client does not need to monitor the market or make day-to-day decisions.</w:t>
      </w:r>
    </w:p>
    <w:p w14:paraId="02E03859" w14:textId="77777777" w:rsidR="007E0394" w:rsidRPr="00E26364" w:rsidRDefault="00E63A2A" w:rsidP="00E26364">
      <w:pPr>
        <w:pStyle w:val="ListParagraph"/>
        <w:numPr>
          <w:ilvl w:val="1"/>
          <w:numId w:val="12"/>
        </w:numPr>
        <w:spacing w:before="120"/>
        <w:jc w:val="both"/>
        <w:rPr>
          <w:rFonts w:ascii="Arial" w:hAnsi="Arial" w:cs="Arial"/>
          <w:b/>
          <w:bCs/>
        </w:rPr>
      </w:pPr>
      <w:r w:rsidRPr="00E26364">
        <w:rPr>
          <w:rFonts w:ascii="Arial" w:hAnsi="Arial" w:cs="Arial"/>
          <w:b/>
          <w:bCs/>
        </w:rPr>
        <w:t>Component 3: Dynamic Grid Execution</w:t>
      </w:r>
    </w:p>
    <w:p w14:paraId="6EDE6268"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lastRenderedPageBreak/>
        <w:t>The LTH PVR signal feeds a dynamic grid engine that determines how much Bitcoin to buy or sell on any given day. The Strategy uses an eleven-band confidence-interval framework: eleven grid levels are drawn as σ bands around the daily LTH PVR mean, with buy orders becoming progressively larger as the signal moves deeper into statistically cheap territory (</w:t>
      </w:r>
      <w:r w:rsidR="00355B97" w:rsidRPr="00E26364">
        <w:rPr>
          <w:rFonts w:ascii="Arial" w:hAnsi="Arial" w:cs="Arial"/>
          <w:color w:val="1A1A1A"/>
          <w:szCs w:val="20"/>
        </w:rPr>
        <w:t>-1</w:t>
      </w:r>
      <w:r w:rsidRPr="00E26364">
        <w:rPr>
          <w:rFonts w:ascii="Arial" w:hAnsi="Arial" w:cs="Arial"/>
          <w:color w:val="1A1A1A"/>
          <w:szCs w:val="20"/>
        </w:rPr>
        <w:t>σ or lower) and sell orders becoming progressively larger as it moves into overheated territory (+2σ or higher). Unlike a traditional static grid bot — whose fixed price levels quickly become stranded in a trending market — the sigma bands recalibrate automatically every day as the on-chain mean drifts, ensuring orders always fire relative to current market conditions.</w:t>
      </w:r>
    </w:p>
    <w:p w14:paraId="647212D6"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The grid also includes a Bear Market Pause: when momentum indicators confirm a sustained downtrend, the engine suspends new buy orders until conditions stabilise, protecting against deploying capital into a persistent decline.</w:t>
      </w:r>
    </w:p>
    <w:p w14:paraId="07499175" w14:textId="77777777" w:rsidR="007E0394" w:rsidRPr="00E26364" w:rsidRDefault="00E63A2A">
      <w:pPr>
        <w:spacing w:before="40" w:after="80"/>
        <w:jc w:val="both"/>
        <w:rPr>
          <w:rFonts w:ascii="Arial" w:hAnsi="Arial" w:cs="Arial"/>
          <w:szCs w:val="20"/>
        </w:rPr>
      </w:pPr>
      <w:r w:rsidRPr="00E26364">
        <w:rPr>
          <w:rFonts w:ascii="Arial" w:hAnsi="Arial" w:cs="Arial"/>
          <w:szCs w:val="20"/>
        </w:rPr>
        <w:t>All orders are placed with a view to achieving best execution at that time. The Client’s assets are held at all times in a segregated, dedicated client sub-account with the appointed licensed crypto asset service provider and/or trading platform. BitWealth does not receive or hold client funds in its own account.</w:t>
      </w:r>
    </w:p>
    <w:p w14:paraId="2C5DF6B1" w14:textId="77777777" w:rsidR="007E0394" w:rsidRPr="00E26364" w:rsidRDefault="00E63A2A">
      <w:pPr>
        <w:spacing w:before="40" w:after="80"/>
        <w:jc w:val="both"/>
        <w:rPr>
          <w:rFonts w:ascii="Arial" w:hAnsi="Arial" w:cs="Arial"/>
          <w:szCs w:val="20"/>
        </w:rPr>
      </w:pPr>
      <w:r w:rsidRPr="00E26364">
        <w:rPr>
          <w:rFonts w:ascii="Arial" w:hAnsi="Arial" w:cs="Arial"/>
          <w:szCs w:val="20"/>
        </w:rPr>
        <w:t>The Strategy may be funded by a once-off lump-sum of at least R50 000 and / or a recurring monthly DCA contribution of at least R3 000 per month. Withdrawals may be requested at any time with 5 (five) business days’ written notice. A withdrawal from the Strategy does not, by itself, terminate the Mandate; termination of the Mandate remains subject to the termination provisions contained in the Mandate.</w:t>
      </w:r>
    </w:p>
    <w:p w14:paraId="2BCDBF31" w14:textId="77777777" w:rsidR="007E0394" w:rsidRPr="00E26364" w:rsidRDefault="00E63A2A" w:rsidP="00E26364">
      <w:pPr>
        <w:pStyle w:val="ListParagraph"/>
        <w:numPr>
          <w:ilvl w:val="0"/>
          <w:numId w:val="12"/>
        </w:numPr>
        <w:spacing w:before="120" w:after="160"/>
        <w:ind w:left="284" w:hanging="284"/>
        <w:jc w:val="both"/>
        <w:rPr>
          <w:rFonts w:ascii="Arial" w:hAnsi="Arial" w:cs="Arial"/>
          <w:szCs w:val="20"/>
        </w:rPr>
      </w:pPr>
      <w:r w:rsidRPr="00E26364">
        <w:rPr>
          <w:rFonts w:ascii="Arial" w:hAnsi="Arial" w:cs="Arial"/>
          <w:b/>
          <w:color w:val="1A1A1A"/>
          <w:szCs w:val="20"/>
        </w:rPr>
        <w:t>Automated Execution and Reserved Discretion</w:t>
      </w:r>
    </w:p>
    <w:p w14:paraId="0F2C7AF1" w14:textId="77777777" w:rsidR="007E0394" w:rsidRPr="00E26364" w:rsidRDefault="00E63A2A" w:rsidP="002B0A6F">
      <w:pPr>
        <w:spacing w:before="40" w:after="80"/>
        <w:jc w:val="both"/>
        <w:rPr>
          <w:rFonts w:ascii="Arial" w:hAnsi="Arial" w:cs="Arial"/>
          <w:szCs w:val="20"/>
        </w:rPr>
      </w:pPr>
      <w:r w:rsidRPr="00E26364">
        <w:rPr>
          <w:rFonts w:ascii="Arial" w:hAnsi="Arial" w:cs="Arial"/>
          <w:szCs w:val="20"/>
        </w:rPr>
        <w:t>The Strategy is fully automated. Once the Client’s account is configured and funded, signals are generated and orders placed without manual intervention. Finova, acting through BitWealth in its capacity as Finova’s juristic representative, reserves the limited discretion to override, pause, or modify automated execution in the event of a Market Structure Change, being a fundamental, structural change in the Bitcoin market, on-chain data architecture, applicable law or regulation, or the infrastructure of the appointed service provider that renders the LTH PVR signals unreliable, unlawful or inapplicable.</w:t>
      </w:r>
    </w:p>
    <w:p w14:paraId="3875359C"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Any exercise of discretion will be: (a) documented and motivated in writing; (b) limited to the minimum action necessary to protect the Client’s interests; and (c) notified to the Client within 2 (two) business days of the action being taken. Outside of the above exception, the Strategy will not deviate from its rules-based signals.</w:t>
      </w:r>
    </w:p>
    <w:p w14:paraId="03967525" w14:textId="77777777" w:rsidR="00D328C1" w:rsidRPr="00E26364" w:rsidRDefault="00000000">
      <w:pPr>
        <w:rPr>
          <w:rFonts w:ascii="Arial" w:hAnsi="Arial" w:cs="Arial"/>
          <w:szCs w:val="20"/>
        </w:rPr>
      </w:pPr>
      <w:r w:rsidRPr="00E26364">
        <w:rPr>
          <w:rFonts w:ascii="Arial" w:hAnsi="Arial" w:cs="Arial"/>
          <w:i/>
          <w:szCs w:val="20"/>
        </w:rPr>
        <w:t>For the avoidance of doubt, the discretion described above is limited to the implementation of the Strategy and does not authorise Finova or BitWealth to acquire financial products outside the scope of the Strategy or outside the scope of Finova’s applicable licence and the Client’s Mandate.</w:t>
      </w:r>
    </w:p>
    <w:p w14:paraId="3E18CD41" w14:textId="77777777" w:rsidR="007E0394" w:rsidRPr="00E26364" w:rsidRDefault="00E63A2A" w:rsidP="00E26364">
      <w:pPr>
        <w:pStyle w:val="ListParagraph"/>
        <w:numPr>
          <w:ilvl w:val="0"/>
          <w:numId w:val="12"/>
        </w:numPr>
        <w:spacing w:before="120" w:after="160"/>
        <w:ind w:left="284" w:hanging="284"/>
        <w:jc w:val="both"/>
        <w:rPr>
          <w:rFonts w:ascii="Arial" w:hAnsi="Arial" w:cs="Arial"/>
          <w:szCs w:val="20"/>
        </w:rPr>
      </w:pPr>
      <w:r w:rsidRPr="00E26364">
        <w:rPr>
          <w:rFonts w:ascii="Arial" w:hAnsi="Arial" w:cs="Arial"/>
          <w:b/>
          <w:color w:val="1A1A1A"/>
          <w:szCs w:val="20"/>
        </w:rPr>
        <w:t>Optional Component 4: Idle-Cash Yield via USDPC</w:t>
      </w:r>
    </w:p>
    <w:p w14:paraId="58871506"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 xml:space="preserve">Between </w:t>
      </w:r>
      <w:r w:rsidR="002B0A6F" w:rsidRPr="00E26364">
        <w:rPr>
          <w:rFonts w:ascii="Arial" w:hAnsi="Arial" w:cs="Arial"/>
          <w:color w:val="1A1A1A"/>
          <w:szCs w:val="20"/>
        </w:rPr>
        <w:t xml:space="preserve">implementing </w:t>
      </w:r>
      <w:r w:rsidRPr="00E26364">
        <w:rPr>
          <w:rFonts w:ascii="Arial" w:hAnsi="Arial" w:cs="Arial"/>
          <w:color w:val="1A1A1A"/>
          <w:szCs w:val="20"/>
        </w:rPr>
        <w:t>Bitcoin positions</w:t>
      </w:r>
      <w:r w:rsidR="002B0A6F" w:rsidRPr="00E26364">
        <w:rPr>
          <w:rFonts w:ascii="Arial" w:hAnsi="Arial" w:cs="Arial"/>
          <w:color w:val="1A1A1A"/>
          <w:szCs w:val="20"/>
        </w:rPr>
        <w:t xml:space="preserve">, Idle Cash will be held in USDT. </w:t>
      </w:r>
      <w:r w:rsidRPr="00E26364">
        <w:rPr>
          <w:rFonts w:ascii="Arial" w:hAnsi="Arial" w:cs="Arial"/>
          <w:color w:val="1A1A1A"/>
          <w:szCs w:val="20"/>
        </w:rPr>
        <w:t xml:space="preserve">By </w:t>
      </w:r>
      <w:r w:rsidR="000817F3" w:rsidRPr="00E26364">
        <w:rPr>
          <w:rFonts w:ascii="Arial" w:hAnsi="Arial" w:cs="Arial"/>
          <w:color w:val="1A1A1A"/>
          <w:szCs w:val="20"/>
        </w:rPr>
        <w:t>default,</w:t>
      </w:r>
      <w:r w:rsidRPr="00E26364">
        <w:rPr>
          <w:rFonts w:ascii="Arial" w:hAnsi="Arial" w:cs="Arial"/>
          <w:color w:val="1A1A1A"/>
          <w:szCs w:val="20"/>
        </w:rPr>
        <w:t xml:space="preserve"> this cash earns no return. BitWealth offers an optional enhancement</w:t>
      </w:r>
      <w:r w:rsidR="002B0A6F" w:rsidRPr="00E26364">
        <w:rPr>
          <w:rFonts w:ascii="Arial" w:hAnsi="Arial" w:cs="Arial"/>
          <w:color w:val="1A1A1A"/>
          <w:szCs w:val="20"/>
        </w:rPr>
        <w:t xml:space="preserve"> to place </w:t>
      </w:r>
      <w:r w:rsidRPr="00E26364">
        <w:rPr>
          <w:rFonts w:ascii="Arial" w:hAnsi="Arial" w:cs="Arial"/>
          <w:color w:val="1A1A1A"/>
          <w:szCs w:val="20"/>
        </w:rPr>
        <w:t>idle USDT automatically into USDPC, the USD Private Credit Token issued by RainFin (Pty) Ltd, backed by the Garrington Private Credit Strategy</w:t>
      </w:r>
      <w:r w:rsidR="002B0A6F" w:rsidRPr="00E26364">
        <w:rPr>
          <w:rFonts w:ascii="Arial" w:hAnsi="Arial" w:cs="Arial"/>
          <w:color w:val="1A1A1A"/>
          <w:szCs w:val="20"/>
        </w:rPr>
        <w:t xml:space="preserve">, </w:t>
      </w:r>
      <w:r w:rsidRPr="00E26364">
        <w:rPr>
          <w:rFonts w:ascii="Arial" w:hAnsi="Arial" w:cs="Arial"/>
          <w:color w:val="1A1A1A"/>
          <w:szCs w:val="20"/>
        </w:rPr>
        <w:t>a portfolio of senior secured</w:t>
      </w:r>
      <w:r w:rsidR="002B0A6F" w:rsidRPr="00E26364">
        <w:rPr>
          <w:rFonts w:ascii="Arial" w:hAnsi="Arial" w:cs="Arial"/>
          <w:color w:val="1A1A1A"/>
          <w:szCs w:val="20"/>
        </w:rPr>
        <w:t xml:space="preserve"> and </w:t>
      </w:r>
      <w:r w:rsidRPr="00E26364">
        <w:rPr>
          <w:rFonts w:ascii="Arial" w:hAnsi="Arial" w:cs="Arial"/>
          <w:color w:val="1A1A1A"/>
          <w:szCs w:val="20"/>
        </w:rPr>
        <w:t>asset-backed loans with a 10-year track record.</w:t>
      </w:r>
    </w:p>
    <w:p w14:paraId="513E5BEC"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USDPC targets a net USD return of approximately 8–10% per annum. The sweep is fully automated and designed never to delay a Bitcoin trade: the instant the LTH PVR engine generates a buy signal, any USDPC balance is converted back to USDT (sub-second settlement) before the order is placed. Each conversion costs approximately 0.1% of the amount swept. This feature is OPTIONAL and disabled by default.</w:t>
      </w:r>
    </w:p>
    <w:tbl>
      <w:tblPr>
        <w:tblStyle w:val="TableGrid"/>
        <w:tblW w:w="0" w:type="auto"/>
        <w:tblLook w:val="04A0" w:firstRow="1" w:lastRow="0" w:firstColumn="1" w:lastColumn="0" w:noHBand="0" w:noVBand="1"/>
      </w:tblPr>
      <w:tblGrid>
        <w:gridCol w:w="816"/>
        <w:gridCol w:w="8920"/>
      </w:tblGrid>
      <w:tr w:rsidR="007E0394" w:rsidRPr="00E26364" w14:paraId="65B151B0" w14:textId="77777777" w:rsidTr="0000621C">
        <w:tc>
          <w:tcPr>
            <w:tcW w:w="817" w:type="dxa"/>
            <w:shd w:val="clear" w:color="auto" w:fill="FFFDE7"/>
          </w:tcPr>
          <w:p w14:paraId="60595748" w14:textId="77777777" w:rsidR="007E0394" w:rsidRPr="00E26364" w:rsidRDefault="00E63A2A">
            <w:pPr>
              <w:jc w:val="center"/>
              <w:rPr>
                <w:rFonts w:ascii="Arial" w:hAnsi="Arial" w:cs="Arial"/>
                <w:szCs w:val="20"/>
              </w:rPr>
            </w:pPr>
            <w:r w:rsidRPr="00E26364">
              <w:rPr>
                <w:rFonts w:ascii="Segoe UI Symbol" w:hAnsi="Segoe UI Symbol" w:cs="Segoe UI Symbol"/>
                <w:color w:val="173F5F"/>
                <w:szCs w:val="20"/>
              </w:rPr>
              <w:t>☐</w:t>
            </w:r>
          </w:p>
        </w:tc>
        <w:tc>
          <w:tcPr>
            <w:tcW w:w="8929" w:type="dxa"/>
            <w:shd w:val="clear" w:color="auto" w:fill="FFFDE7"/>
          </w:tcPr>
          <w:p w14:paraId="5E764A3C" w14:textId="77777777" w:rsidR="00355B97" w:rsidRPr="00E26364" w:rsidRDefault="00E63A2A">
            <w:pPr>
              <w:rPr>
                <w:rFonts w:ascii="Arial" w:hAnsi="Arial" w:cs="Arial"/>
                <w:color w:val="1A1A1A"/>
                <w:szCs w:val="20"/>
              </w:rPr>
            </w:pPr>
            <w:r w:rsidRPr="00E26364">
              <w:rPr>
                <w:rFonts w:ascii="Arial" w:hAnsi="Arial" w:cs="Arial"/>
                <w:color w:val="1A1A1A"/>
                <w:szCs w:val="20"/>
              </w:rPr>
              <w:t>I / We opt IN to the USDPC idle-cash yield feature (Optional Component 4). I / We acknowledge the USDPC-specific risks listed below and agree that idle USDT in my / our portfolio may be automatically swept into USDPC between Bitcoin positions.</w:t>
            </w:r>
          </w:p>
          <w:p w14:paraId="7B0ABAE8" w14:textId="77777777" w:rsidR="007E0394" w:rsidRPr="00E26364" w:rsidRDefault="00E63A2A" w:rsidP="0000621C">
            <w:pPr>
              <w:jc w:val="right"/>
              <w:rPr>
                <w:rFonts w:ascii="Arial" w:hAnsi="Arial" w:cs="Arial"/>
                <w:szCs w:val="20"/>
              </w:rPr>
            </w:pPr>
            <w:r w:rsidRPr="00E26364">
              <w:rPr>
                <w:rFonts w:ascii="Arial" w:hAnsi="Arial" w:cs="Arial"/>
                <w:color w:val="1A1A1A"/>
                <w:szCs w:val="20"/>
              </w:rPr>
              <w:t>Client initials: __________</w:t>
            </w:r>
          </w:p>
        </w:tc>
      </w:tr>
    </w:tbl>
    <w:p w14:paraId="5E97AD12" w14:textId="77777777" w:rsidR="00D328C1" w:rsidRPr="00E26364" w:rsidRDefault="00000000">
      <w:pPr>
        <w:rPr>
          <w:rFonts w:ascii="Arial" w:hAnsi="Arial" w:cs="Arial"/>
          <w:szCs w:val="20"/>
        </w:rPr>
      </w:pPr>
      <w:r w:rsidRPr="00E26364">
        <w:rPr>
          <w:rFonts w:ascii="Arial" w:hAnsi="Arial" w:cs="Arial"/>
          <w:i/>
          <w:szCs w:val="20"/>
        </w:rPr>
        <w:t>Regulatory condition: Optional Component 4 may be activated only if and for so long as Finova is legally authorised to render the relevant discretionary financial service in respect of USDPC and the applicable product-supplier, custody and platform arrangements are legally permissible. If those requirements are not satisfied, the Client’s opt-in election will not take effect and the feature will remain disabled.</w:t>
      </w:r>
    </w:p>
    <w:p w14:paraId="7BD76719" w14:textId="77777777" w:rsidR="007E0394" w:rsidRPr="00E26364" w:rsidRDefault="00E63A2A">
      <w:pPr>
        <w:spacing w:before="120" w:after="40"/>
        <w:jc w:val="both"/>
        <w:rPr>
          <w:rFonts w:ascii="Arial" w:hAnsi="Arial" w:cs="Arial"/>
          <w:szCs w:val="20"/>
        </w:rPr>
      </w:pPr>
      <w:r w:rsidRPr="00E26364">
        <w:rPr>
          <w:rFonts w:ascii="Arial" w:hAnsi="Arial" w:cs="Arial"/>
          <w:color w:val="1A1A1A"/>
          <w:szCs w:val="20"/>
        </w:rPr>
        <w:lastRenderedPageBreak/>
        <w:t>USDPC-specific risks (applicable only if opted</w:t>
      </w:r>
      <w:r w:rsidR="00513FA8" w:rsidRPr="00E26364">
        <w:rPr>
          <w:rFonts w:ascii="Arial" w:hAnsi="Arial" w:cs="Arial"/>
          <w:color w:val="1A1A1A"/>
          <w:szCs w:val="20"/>
        </w:rPr>
        <w:t>-</w:t>
      </w:r>
      <w:r w:rsidRPr="00E26364">
        <w:rPr>
          <w:rFonts w:ascii="Arial" w:hAnsi="Arial" w:cs="Arial"/>
          <w:color w:val="1A1A1A"/>
          <w:szCs w:val="20"/>
        </w:rPr>
        <w:t>in above):</w:t>
      </w:r>
    </w:p>
    <w:p w14:paraId="119B28F0" w14:textId="77777777" w:rsidR="007E0394" w:rsidRPr="00E26364" w:rsidRDefault="00E63A2A" w:rsidP="00E26364">
      <w:pPr>
        <w:pStyle w:val="ListBullet"/>
        <w:numPr>
          <w:ilvl w:val="0"/>
          <w:numId w:val="14"/>
        </w:numPr>
        <w:spacing w:before="20" w:after="60"/>
        <w:jc w:val="both"/>
        <w:rPr>
          <w:rFonts w:ascii="Arial" w:hAnsi="Arial" w:cs="Arial"/>
          <w:szCs w:val="20"/>
        </w:rPr>
      </w:pPr>
      <w:r w:rsidRPr="00E26364">
        <w:rPr>
          <w:rFonts w:ascii="Arial" w:hAnsi="Arial" w:cs="Arial"/>
          <w:color w:val="1A1A1A"/>
          <w:szCs w:val="20"/>
        </w:rPr>
        <w:t>USDPC is NOT a bank deposit and is not protected by the Deposit Insurance Scheme. The 8–10% per annum target return is not guaranteed and may vary.</w:t>
      </w:r>
    </w:p>
    <w:p w14:paraId="087E4699" w14:textId="77777777" w:rsidR="007E0394" w:rsidRPr="00E26364" w:rsidRDefault="00E63A2A" w:rsidP="00E26364">
      <w:pPr>
        <w:pStyle w:val="ListBullet"/>
        <w:numPr>
          <w:ilvl w:val="0"/>
          <w:numId w:val="14"/>
        </w:numPr>
        <w:spacing w:before="20" w:after="60"/>
        <w:jc w:val="both"/>
        <w:rPr>
          <w:rFonts w:ascii="Arial" w:hAnsi="Arial" w:cs="Arial"/>
          <w:szCs w:val="20"/>
        </w:rPr>
      </w:pPr>
      <w:r w:rsidRPr="00E26364">
        <w:rPr>
          <w:rFonts w:ascii="Arial" w:hAnsi="Arial" w:cs="Arial"/>
          <w:color w:val="1A1A1A"/>
          <w:szCs w:val="20"/>
        </w:rPr>
        <w:t>The client is exposed to credit risk (borrower default within the Garrington Private Credit portfolio), liquidity risk (redemption delays in certain conditions), and smart-contract / technology risk associated with the USDPC token.</w:t>
      </w:r>
    </w:p>
    <w:p w14:paraId="6F671307" w14:textId="77777777" w:rsidR="007E0394" w:rsidRPr="00E26364" w:rsidRDefault="00E63A2A" w:rsidP="00E26364">
      <w:pPr>
        <w:pStyle w:val="ListBullet"/>
        <w:numPr>
          <w:ilvl w:val="0"/>
          <w:numId w:val="14"/>
        </w:numPr>
        <w:spacing w:before="20" w:after="60"/>
        <w:jc w:val="both"/>
        <w:rPr>
          <w:rFonts w:ascii="Arial" w:hAnsi="Arial" w:cs="Arial"/>
          <w:szCs w:val="20"/>
        </w:rPr>
      </w:pPr>
      <w:r w:rsidRPr="00E26364">
        <w:rPr>
          <w:rFonts w:ascii="Arial" w:hAnsi="Arial" w:cs="Arial"/>
          <w:color w:val="1A1A1A"/>
          <w:szCs w:val="20"/>
        </w:rPr>
        <w:t>USDPC is a third-party product issued by RainFin (Pty) Ltd. BitWealth and Finova are not responsible for the performance, solvency, or continued operation of RainFin or the Garrington Private Credit Strategy.</w:t>
      </w:r>
    </w:p>
    <w:p w14:paraId="6051DD44" w14:textId="77777777" w:rsidR="007E0394" w:rsidRPr="00E26364" w:rsidRDefault="00E63A2A" w:rsidP="00E26364">
      <w:pPr>
        <w:pStyle w:val="ListBullet"/>
        <w:numPr>
          <w:ilvl w:val="0"/>
          <w:numId w:val="14"/>
        </w:numPr>
        <w:spacing w:before="20" w:after="60"/>
        <w:jc w:val="both"/>
        <w:rPr>
          <w:rFonts w:ascii="Arial" w:hAnsi="Arial" w:cs="Arial"/>
          <w:szCs w:val="20"/>
        </w:rPr>
      </w:pPr>
      <w:r w:rsidRPr="00E26364">
        <w:rPr>
          <w:rFonts w:ascii="Arial" w:hAnsi="Arial" w:cs="Arial"/>
          <w:color w:val="1A1A1A"/>
          <w:szCs w:val="20"/>
        </w:rPr>
        <w:t>Each automated USDT</w:t>
      </w:r>
      <w:r w:rsidRPr="00E26364">
        <w:rPr>
          <w:rFonts w:ascii="Cambria Math" w:hAnsi="Cambria Math" w:cs="Cambria Math"/>
          <w:color w:val="1A1A1A"/>
          <w:szCs w:val="20"/>
        </w:rPr>
        <w:t>⇔</w:t>
      </w:r>
      <w:r w:rsidRPr="00E26364">
        <w:rPr>
          <w:rFonts w:ascii="Arial" w:hAnsi="Arial" w:cs="Arial"/>
          <w:color w:val="1A1A1A"/>
          <w:szCs w:val="20"/>
        </w:rPr>
        <w:t>USDPC conversion costs approximately 0.1% of the amount swept. These costs are for the client’s account.</w:t>
      </w:r>
    </w:p>
    <w:p w14:paraId="3FA25EEE" w14:textId="77777777" w:rsidR="007E0394" w:rsidRPr="00E26364" w:rsidRDefault="00E63A2A" w:rsidP="00E26364">
      <w:pPr>
        <w:pStyle w:val="ListParagraph"/>
        <w:numPr>
          <w:ilvl w:val="0"/>
          <w:numId w:val="12"/>
        </w:numPr>
        <w:spacing w:before="120" w:after="160"/>
        <w:ind w:left="284" w:hanging="284"/>
        <w:jc w:val="both"/>
        <w:rPr>
          <w:rFonts w:ascii="Arial" w:hAnsi="Arial" w:cs="Arial"/>
          <w:szCs w:val="20"/>
        </w:rPr>
      </w:pPr>
      <w:r w:rsidRPr="00E26364">
        <w:rPr>
          <w:rFonts w:ascii="Arial" w:hAnsi="Arial" w:cs="Arial"/>
          <w:b/>
          <w:color w:val="1A1A1A"/>
          <w:szCs w:val="20"/>
        </w:rPr>
        <w:t>Risks</w:t>
      </w:r>
    </w:p>
    <w:p w14:paraId="5320B982" w14:textId="77777777" w:rsidR="007E0394" w:rsidRPr="00E26364" w:rsidRDefault="00E63A2A">
      <w:pPr>
        <w:spacing w:before="40" w:after="80"/>
        <w:jc w:val="both"/>
        <w:rPr>
          <w:rFonts w:ascii="Arial" w:hAnsi="Arial" w:cs="Arial"/>
          <w:szCs w:val="20"/>
        </w:rPr>
      </w:pPr>
      <w:r w:rsidRPr="00E26364">
        <w:rPr>
          <w:rFonts w:ascii="Arial" w:hAnsi="Arial" w:cs="Arial"/>
          <w:color w:val="1A1A1A"/>
          <w:szCs w:val="20"/>
        </w:rPr>
        <w:t>Bitcoin is a high-risk, highly volatile asset. Past or back-tested performance of the LTH PVR Strategy is not a guarantee of future results. The client acknowledges the following risks, which are not exhaustive:</w:t>
      </w:r>
    </w:p>
    <w:p w14:paraId="2979A365" w14:textId="77777777" w:rsidR="007E0394" w:rsidRPr="00E26364" w:rsidRDefault="00E63A2A" w:rsidP="00E26364">
      <w:pPr>
        <w:pStyle w:val="ListBullet"/>
        <w:numPr>
          <w:ilvl w:val="0"/>
          <w:numId w:val="15"/>
        </w:numPr>
        <w:spacing w:before="20" w:after="60"/>
        <w:jc w:val="both"/>
        <w:rPr>
          <w:rFonts w:ascii="Arial" w:hAnsi="Arial" w:cs="Arial"/>
          <w:szCs w:val="20"/>
        </w:rPr>
      </w:pPr>
      <w:r w:rsidRPr="00E26364">
        <w:rPr>
          <w:rFonts w:ascii="Arial" w:hAnsi="Arial" w:cs="Arial"/>
          <w:color w:val="1A1A1A"/>
          <w:szCs w:val="20"/>
        </w:rPr>
        <w:t>Bitcoin price may decline sharply and rapidly. The client may receive back less than the amount invested.</w:t>
      </w:r>
    </w:p>
    <w:p w14:paraId="3A7E1423" w14:textId="77777777" w:rsidR="007E0394" w:rsidRPr="00E26364" w:rsidRDefault="00E63A2A" w:rsidP="00E26364">
      <w:pPr>
        <w:pStyle w:val="ListBullet"/>
        <w:numPr>
          <w:ilvl w:val="0"/>
          <w:numId w:val="15"/>
        </w:numPr>
        <w:spacing w:before="20" w:after="60"/>
        <w:jc w:val="both"/>
        <w:rPr>
          <w:rFonts w:ascii="Arial" w:hAnsi="Arial" w:cs="Arial"/>
          <w:szCs w:val="20"/>
        </w:rPr>
      </w:pPr>
      <w:r w:rsidRPr="00E26364">
        <w:rPr>
          <w:rFonts w:ascii="Arial" w:hAnsi="Arial" w:cs="Arial"/>
          <w:color w:val="1A1A1A"/>
          <w:szCs w:val="20"/>
        </w:rPr>
        <w:t xml:space="preserve">The LTH PVR algorithm uses on-chain data sourced from </w:t>
      </w:r>
      <w:r w:rsidR="0000621C" w:rsidRPr="00E26364">
        <w:rPr>
          <w:rFonts w:ascii="Arial" w:hAnsi="Arial" w:cs="Arial"/>
          <w:color w:val="1A1A1A"/>
          <w:szCs w:val="20"/>
        </w:rPr>
        <w:t>a</w:t>
      </w:r>
      <w:r w:rsidRPr="00E26364">
        <w:rPr>
          <w:rFonts w:ascii="Arial" w:hAnsi="Arial" w:cs="Arial"/>
          <w:color w:val="1A1A1A"/>
          <w:szCs w:val="20"/>
        </w:rPr>
        <w:t xml:space="preserve"> Bitcoin</w:t>
      </w:r>
      <w:r w:rsidR="0000621C" w:rsidRPr="00E26364">
        <w:rPr>
          <w:rFonts w:ascii="Arial" w:hAnsi="Arial" w:cs="Arial"/>
          <w:color w:val="1A1A1A"/>
          <w:szCs w:val="20"/>
        </w:rPr>
        <w:t xml:space="preserve"> blockchain node via</w:t>
      </w:r>
      <w:r w:rsidRPr="00E26364">
        <w:rPr>
          <w:rFonts w:ascii="Arial" w:hAnsi="Arial" w:cs="Arial"/>
          <w:color w:val="1A1A1A"/>
          <w:szCs w:val="20"/>
        </w:rPr>
        <w:t xml:space="preserve"> a third-party data provider. Inaccurate, delayed, or unavailable data may cause incorrect signals or missed trades.</w:t>
      </w:r>
    </w:p>
    <w:p w14:paraId="11D75045" w14:textId="77777777" w:rsidR="007E0394" w:rsidRPr="00E26364" w:rsidRDefault="00E63A2A" w:rsidP="00E26364">
      <w:pPr>
        <w:pStyle w:val="ListBullet"/>
        <w:numPr>
          <w:ilvl w:val="0"/>
          <w:numId w:val="15"/>
        </w:numPr>
        <w:spacing w:before="20" w:after="60"/>
        <w:jc w:val="both"/>
        <w:rPr>
          <w:rFonts w:ascii="Arial" w:hAnsi="Arial" w:cs="Arial"/>
          <w:szCs w:val="20"/>
        </w:rPr>
      </w:pPr>
      <w:r w:rsidRPr="00E26364">
        <w:rPr>
          <w:rFonts w:ascii="Arial" w:hAnsi="Arial" w:cs="Arial"/>
          <w:szCs w:val="20"/>
        </w:rPr>
        <w:t>All trades are executed through the appointed licensed crypto asset service provider and/or trading platform. The Client is exposed to service-provider operational risk, including downtime, technical failure, liquidity constraints and counterparty risk.</w:t>
      </w:r>
    </w:p>
    <w:p w14:paraId="0C2F1A79" w14:textId="77777777" w:rsidR="007E0394" w:rsidRPr="00E26364" w:rsidRDefault="00E63A2A" w:rsidP="00E26364">
      <w:pPr>
        <w:pStyle w:val="ListBullet"/>
        <w:numPr>
          <w:ilvl w:val="0"/>
          <w:numId w:val="15"/>
        </w:numPr>
        <w:spacing w:before="20" w:after="60"/>
        <w:jc w:val="both"/>
        <w:rPr>
          <w:rFonts w:ascii="Arial" w:hAnsi="Arial" w:cs="Arial"/>
          <w:szCs w:val="20"/>
        </w:rPr>
      </w:pPr>
      <w:r w:rsidRPr="00E26364">
        <w:rPr>
          <w:rFonts w:ascii="Arial" w:hAnsi="Arial" w:cs="Arial"/>
          <w:szCs w:val="20"/>
        </w:rPr>
        <w:t>Bitcoin and crypto assets are a relatively new asset class. Regulatory frameworks governing crypto assets are evolving. Future changes may affect the Strategy, the appointed crypto asset service provider and/or trading platform, or the Client’s access to their assets.</w:t>
      </w:r>
    </w:p>
    <w:p w14:paraId="0617384D" w14:textId="77777777" w:rsidR="007E0394" w:rsidRPr="00E26364" w:rsidRDefault="00E63A2A" w:rsidP="00E26364">
      <w:pPr>
        <w:pStyle w:val="ListBullet"/>
        <w:numPr>
          <w:ilvl w:val="0"/>
          <w:numId w:val="15"/>
        </w:numPr>
        <w:spacing w:before="20" w:after="60"/>
        <w:jc w:val="both"/>
        <w:rPr>
          <w:rFonts w:ascii="Arial" w:hAnsi="Arial" w:cs="Arial"/>
          <w:szCs w:val="20"/>
        </w:rPr>
      </w:pPr>
      <w:r w:rsidRPr="00E26364">
        <w:rPr>
          <w:rFonts w:ascii="Arial" w:hAnsi="Arial" w:cs="Arial"/>
          <w:szCs w:val="20"/>
        </w:rPr>
        <w:t>Finova maintains professional indemnity cover as disclosed in its statutory disclosures and in accordance with applicable requirements. The existence of such cover does not mean that investment losses, market losses, counterparty losses or losses arising solely from the performance of a crypto asset are insured. The extent of cover for any particular claim is subject to the terms, conditions and exclusions of the applicable insurance policy.</w:t>
      </w:r>
    </w:p>
    <w:p w14:paraId="43D7991F" w14:textId="77777777" w:rsidR="007E0394" w:rsidRPr="00E26364" w:rsidRDefault="00E63A2A" w:rsidP="00E26364">
      <w:pPr>
        <w:pStyle w:val="ListBullet"/>
        <w:numPr>
          <w:ilvl w:val="0"/>
          <w:numId w:val="15"/>
        </w:numPr>
        <w:spacing w:before="20" w:after="60"/>
        <w:jc w:val="both"/>
        <w:rPr>
          <w:rFonts w:ascii="Arial" w:hAnsi="Arial" w:cs="Arial"/>
          <w:szCs w:val="20"/>
        </w:rPr>
      </w:pPr>
      <w:r w:rsidRPr="00E26364">
        <w:rPr>
          <w:rFonts w:ascii="Arial" w:hAnsi="Arial" w:cs="Arial"/>
          <w:color w:val="1A1A1A"/>
          <w:szCs w:val="20"/>
        </w:rPr>
        <w:t>The Dynamic Grid and Bear Market Pause features reduce but do not eliminate the risk of loss during bear markets or extreme volatility events</w:t>
      </w:r>
      <w:r w:rsidR="00513FA8" w:rsidRPr="00E26364">
        <w:rPr>
          <w:rFonts w:ascii="Arial" w:hAnsi="Arial" w:cs="Arial"/>
          <w:color w:val="1A1A1A"/>
          <w:szCs w:val="20"/>
        </w:rPr>
        <w:t xml:space="preserve"> and of being underinvested bull markets. </w:t>
      </w:r>
    </w:p>
    <w:p w14:paraId="411A081D" w14:textId="77777777" w:rsidR="007E0394" w:rsidRPr="00E26364" w:rsidRDefault="00E63A2A" w:rsidP="00E26364">
      <w:pPr>
        <w:pStyle w:val="ListBullet"/>
        <w:numPr>
          <w:ilvl w:val="0"/>
          <w:numId w:val="15"/>
        </w:numPr>
        <w:spacing w:before="20" w:after="60"/>
        <w:jc w:val="both"/>
        <w:rPr>
          <w:rFonts w:ascii="Arial" w:hAnsi="Arial" w:cs="Arial"/>
          <w:szCs w:val="20"/>
        </w:rPr>
      </w:pPr>
      <w:r w:rsidRPr="00E26364">
        <w:rPr>
          <w:rFonts w:ascii="Arial" w:hAnsi="Arial" w:cs="Arial"/>
          <w:color w:val="1A1A1A"/>
          <w:szCs w:val="20"/>
        </w:rPr>
        <w:t>No warranties, guarantees or representations regarding returns are made. The client should consider the appropriateness of this Strategy for their personal financial circumstances before investing.</w:t>
      </w:r>
    </w:p>
    <w:p w14:paraId="1EB60FD0" w14:textId="77777777" w:rsidR="00D328C1" w:rsidRPr="00E26364" w:rsidRDefault="00000000" w:rsidP="00E26364">
      <w:pPr>
        <w:pStyle w:val="ListBullet"/>
        <w:numPr>
          <w:ilvl w:val="0"/>
          <w:numId w:val="15"/>
        </w:numPr>
        <w:rPr>
          <w:rFonts w:ascii="Arial" w:hAnsi="Arial" w:cs="Arial"/>
          <w:szCs w:val="20"/>
        </w:rPr>
      </w:pPr>
      <w:r w:rsidRPr="00E26364">
        <w:rPr>
          <w:rFonts w:ascii="Arial" w:hAnsi="Arial" w:cs="Arial"/>
          <w:szCs w:val="20"/>
        </w:rPr>
        <w:t>Participation in the Strategy remains subject to the Client’s investment objectives, risk profile, time horizon, liquidity needs, preferences and constraints recorded under the Mandate. This Annexure does not replace or override those client-specific parameters.</w:t>
      </w:r>
    </w:p>
    <w:p w14:paraId="498958C8" w14:textId="77777777" w:rsidR="007E0394" w:rsidRPr="00E26364" w:rsidRDefault="00E63A2A" w:rsidP="00E26364">
      <w:pPr>
        <w:pStyle w:val="ListParagraph"/>
        <w:numPr>
          <w:ilvl w:val="0"/>
          <w:numId w:val="12"/>
        </w:numPr>
        <w:spacing w:before="120" w:after="160"/>
        <w:ind w:left="284" w:hanging="284"/>
        <w:jc w:val="both"/>
        <w:rPr>
          <w:rFonts w:ascii="Arial" w:hAnsi="Arial" w:cs="Arial"/>
          <w:szCs w:val="20"/>
        </w:rPr>
      </w:pPr>
      <w:r w:rsidRPr="00E26364">
        <w:rPr>
          <w:rFonts w:ascii="Arial" w:hAnsi="Arial" w:cs="Arial"/>
          <w:b/>
          <w:color w:val="1A1A1A"/>
          <w:szCs w:val="20"/>
        </w:rPr>
        <w:t>Fees</w:t>
      </w:r>
    </w:p>
    <w:p w14:paraId="351FCFAB" w14:textId="77777777" w:rsidR="007E0394" w:rsidRPr="00E26364" w:rsidRDefault="00E63A2A">
      <w:pPr>
        <w:spacing w:before="40" w:after="80"/>
        <w:jc w:val="both"/>
        <w:rPr>
          <w:rFonts w:ascii="Arial" w:hAnsi="Arial" w:cs="Arial"/>
          <w:szCs w:val="20"/>
        </w:rPr>
      </w:pPr>
      <w:r w:rsidRPr="00E26364">
        <w:rPr>
          <w:rFonts w:ascii="Arial" w:hAnsi="Arial" w:cs="Arial"/>
          <w:szCs w:val="20"/>
        </w:rPr>
        <w:t>The following fees apply to the portion of the Client’s portfolio allocated to the Strategy and form part of the fee arrangements under the Mandate. Where there is any inconsistency between this section and the general fee provisions of the Mandate, this section applies only to the Strategy. All fees are exclusive of VAT unless otherwise stated, and VAT will be charged where applicable.</w:t>
      </w:r>
    </w:p>
    <w:p w14:paraId="206E92E3" w14:textId="77777777" w:rsidR="0043384C" w:rsidRPr="00E26364" w:rsidRDefault="0043384C" w:rsidP="0043384C">
      <w:pPr>
        <w:spacing w:before="40" w:after="80"/>
        <w:jc w:val="both"/>
        <w:rPr>
          <w:rFonts w:ascii="Arial" w:hAnsi="Arial" w:cs="Arial"/>
          <w:szCs w:val="20"/>
        </w:rPr>
      </w:pPr>
      <w:r w:rsidRPr="00E26364">
        <w:rPr>
          <w:rFonts w:ascii="Arial" w:hAnsi="Arial" w:cs="Arial"/>
          <w:b/>
          <w:color w:val="1A1A1A"/>
          <w:szCs w:val="20"/>
        </w:rPr>
        <w:t xml:space="preserve">Management Fee: </w:t>
      </w:r>
      <w:r w:rsidR="00677F79" w:rsidRPr="00E26364">
        <w:rPr>
          <w:rFonts w:ascii="Arial" w:hAnsi="Arial" w:cs="Arial"/>
          <w:color w:val="1A1A1A"/>
          <w:szCs w:val="20"/>
        </w:rPr>
        <w:t>1</w:t>
      </w:r>
      <w:r w:rsidRPr="00E26364">
        <w:rPr>
          <w:rFonts w:ascii="Arial" w:hAnsi="Arial" w:cs="Arial"/>
          <w:color w:val="1A1A1A"/>
          <w:szCs w:val="20"/>
        </w:rPr>
        <w:t xml:space="preserve">% per annum </w:t>
      </w:r>
      <w:r w:rsidR="00EB7062" w:rsidRPr="00E26364">
        <w:rPr>
          <w:rFonts w:ascii="Arial" w:hAnsi="Arial" w:cs="Arial"/>
          <w:color w:val="1A1A1A"/>
          <w:szCs w:val="20"/>
        </w:rPr>
        <w:t xml:space="preserve">of </w:t>
      </w:r>
      <w:r w:rsidRPr="00E26364">
        <w:rPr>
          <w:rFonts w:ascii="Arial" w:hAnsi="Arial" w:cs="Arial"/>
          <w:color w:val="1A1A1A"/>
          <w:szCs w:val="20"/>
        </w:rPr>
        <w:t>portfolio NAV, calculated and deducted monthly</w:t>
      </w:r>
      <w:r w:rsidR="007F14E2" w:rsidRPr="00E26364">
        <w:rPr>
          <w:rFonts w:ascii="Arial" w:hAnsi="Arial" w:cs="Arial"/>
          <w:color w:val="1A1A1A"/>
          <w:szCs w:val="20"/>
        </w:rPr>
        <w:t>.</w:t>
      </w:r>
    </w:p>
    <w:p w14:paraId="4D05D80B" w14:textId="77777777" w:rsidR="007E0394" w:rsidRPr="00E26364" w:rsidRDefault="00E63A2A">
      <w:pPr>
        <w:spacing w:before="40" w:after="80"/>
        <w:jc w:val="both"/>
        <w:rPr>
          <w:rFonts w:ascii="Arial" w:hAnsi="Arial" w:cs="Arial"/>
          <w:szCs w:val="20"/>
        </w:rPr>
      </w:pPr>
      <w:r w:rsidRPr="00E26364">
        <w:rPr>
          <w:rFonts w:ascii="Arial" w:hAnsi="Arial" w:cs="Arial"/>
          <w:b/>
          <w:color w:val="1A1A1A"/>
          <w:szCs w:val="20"/>
        </w:rPr>
        <w:t xml:space="preserve">Performance Fee with High-Water Mark (HWM): </w:t>
      </w:r>
      <w:r w:rsidR="00677F79" w:rsidRPr="00E26364">
        <w:rPr>
          <w:rFonts w:ascii="Arial" w:hAnsi="Arial" w:cs="Arial"/>
          <w:color w:val="1A1A1A"/>
          <w:szCs w:val="20"/>
        </w:rPr>
        <w:t xml:space="preserve">10% </w:t>
      </w:r>
      <w:r w:rsidRPr="00E26364">
        <w:rPr>
          <w:rFonts w:ascii="Arial" w:hAnsi="Arial" w:cs="Arial"/>
          <w:color w:val="1A1A1A"/>
          <w:szCs w:val="20"/>
        </w:rPr>
        <w:t xml:space="preserve">of net profits above the HWM, calculated and deducted </w:t>
      </w:r>
      <w:r w:rsidR="0000621C" w:rsidRPr="00E26364">
        <w:rPr>
          <w:rFonts w:ascii="Arial" w:hAnsi="Arial" w:cs="Arial"/>
          <w:i/>
          <w:color w:val="1A1A1A"/>
          <w:szCs w:val="20"/>
        </w:rPr>
        <w:t>monthly</w:t>
      </w:r>
      <w:r w:rsidRPr="00E26364">
        <w:rPr>
          <w:rFonts w:ascii="Arial" w:hAnsi="Arial" w:cs="Arial"/>
          <w:color w:val="1A1A1A"/>
          <w:szCs w:val="20"/>
        </w:rPr>
        <w:t xml:space="preserve">. </w:t>
      </w:r>
    </w:p>
    <w:p w14:paraId="743E0612" w14:textId="77777777" w:rsidR="007E0394" w:rsidRPr="00E26364" w:rsidRDefault="00E63A2A" w:rsidP="00EB7062">
      <w:pPr>
        <w:pStyle w:val="ListParagraph"/>
        <w:numPr>
          <w:ilvl w:val="0"/>
          <w:numId w:val="11"/>
        </w:numPr>
        <w:spacing w:after="80"/>
        <w:jc w:val="both"/>
        <w:rPr>
          <w:rFonts w:ascii="Arial" w:hAnsi="Arial" w:cs="Arial"/>
          <w:szCs w:val="20"/>
        </w:rPr>
      </w:pPr>
      <w:r w:rsidRPr="00E26364">
        <w:rPr>
          <w:rFonts w:ascii="Arial" w:hAnsi="Arial" w:cs="Arial"/>
          <w:color w:val="1A1A1A"/>
          <w:szCs w:val="20"/>
        </w:rPr>
        <w:t xml:space="preserve">The HWM is the highest NAV the client’s portfolio has previously achieved. Performance fees are charged only on new profits above that mark. If the portfolio falls and recovers, no fee is charged on the recovery — only on gains that set a new high. </w:t>
      </w:r>
    </w:p>
    <w:p w14:paraId="0A7BC5D9" w14:textId="086B4867" w:rsidR="00EB7062" w:rsidRPr="00E26364" w:rsidRDefault="00CA4426" w:rsidP="00EB7062">
      <w:pPr>
        <w:spacing w:after="80"/>
        <w:jc w:val="both"/>
        <w:rPr>
          <w:rFonts w:ascii="Arial" w:hAnsi="Arial" w:cs="Arial"/>
          <w:bCs/>
          <w:szCs w:val="20"/>
        </w:rPr>
      </w:pPr>
      <w:r w:rsidRPr="00E26364">
        <w:rPr>
          <w:rFonts w:ascii="Arial" w:hAnsi="Arial" w:cs="Arial"/>
          <w:szCs w:val="20"/>
        </w:rPr>
        <w:t xml:space="preserve">Other Costs: Normal third-party trading costs apply (normally </w:t>
      </w:r>
      <w:commentRangeStart w:id="0"/>
      <w:r w:rsidRPr="007F32C4">
        <w:rPr>
          <w:rFonts w:ascii="Arial" w:hAnsi="Arial" w:cs="Arial"/>
          <w:szCs w:val="20"/>
        </w:rPr>
        <w:t>0.1% per trade and 0.15%</w:t>
      </w:r>
      <w:commentRangeEnd w:id="0"/>
      <w:r w:rsidR="007F32C4" w:rsidRPr="00E26364">
        <w:rPr>
          <w:rStyle w:val="CommentReference"/>
          <w:rFonts w:ascii="Arial" w:hAnsi="Arial" w:cs="Arial"/>
          <w:sz w:val="20"/>
          <w:szCs w:val="20"/>
        </w:rPr>
        <w:commentReference w:id="0"/>
      </w:r>
      <w:r w:rsidRPr="00E26364">
        <w:rPr>
          <w:rFonts w:ascii="Arial" w:hAnsi="Arial" w:cs="Arial"/>
          <w:szCs w:val="20"/>
        </w:rPr>
        <w:t xml:space="preserve"> per </w:t>
      </w:r>
      <w:del w:id="1" w:author="Davin Gaier" w:date="2026-08-15T13:42:00Z" w16du:dateUtc="2026-08-15T11:42:00Z">
        <w:r w:rsidRPr="00E26364" w:rsidDel="007F32C4">
          <w:rPr>
            <w:rFonts w:ascii="Arial" w:hAnsi="Arial" w:cs="Arial"/>
            <w:szCs w:val="20"/>
          </w:rPr>
          <w:delText>ZAR/USDT</w:delText>
        </w:r>
      </w:del>
      <w:ins w:id="2" w:author="Davin Gaier" w:date="2026-08-15T13:42:00Z" w16du:dateUtc="2026-08-15T11:42:00Z">
        <w:r w:rsidR="007F32C4">
          <w:rPr>
            <w:rFonts w:ascii="Arial" w:hAnsi="Arial" w:cs="Arial"/>
            <w:szCs w:val="20"/>
          </w:rPr>
          <w:t>USDT/ZAR</w:t>
        </w:r>
      </w:ins>
      <w:r w:rsidRPr="00E26364">
        <w:rPr>
          <w:rFonts w:ascii="Arial" w:hAnsi="Arial" w:cs="Arial"/>
          <w:szCs w:val="20"/>
        </w:rPr>
        <w:t xml:space="preserve"> conversion</w:t>
      </w:r>
      <w:ins w:id="3" w:author="Davin Gaier" w:date="2026-08-15T13:45:00Z" w16du:dateUtc="2026-08-15T11:45:00Z">
        <w:r w:rsidR="007F32C4">
          <w:rPr>
            <w:rFonts w:ascii="Arial" w:hAnsi="Arial" w:cs="Arial"/>
            <w:szCs w:val="20"/>
          </w:rPr>
          <w:t xml:space="preserve"> and 0.08% a</w:t>
        </w:r>
      </w:ins>
      <w:ins w:id="4" w:author="Davin Gaier" w:date="2026-08-15T13:46:00Z" w16du:dateUtc="2026-08-15T11:46:00Z">
        <w:r w:rsidR="007F32C4">
          <w:rPr>
            <w:rFonts w:ascii="Arial" w:hAnsi="Arial" w:cs="Arial"/>
            <w:szCs w:val="20"/>
          </w:rPr>
          <w:t>nd 0.1% per BTC/USDT trade</w:t>
        </w:r>
      </w:ins>
      <w:r w:rsidRPr="00E26364">
        <w:rPr>
          <w:rFonts w:ascii="Arial" w:hAnsi="Arial" w:cs="Arial"/>
          <w:szCs w:val="20"/>
        </w:rPr>
        <w:t xml:space="preserve">). The USDPC conversion fee is </w:t>
      </w:r>
      <w:r w:rsidRPr="00E26364">
        <w:rPr>
          <w:rFonts w:ascii="Arial" w:hAnsi="Arial" w:cs="Arial"/>
          <w:szCs w:val="20"/>
        </w:rPr>
        <w:lastRenderedPageBreak/>
        <w:t xml:space="preserve">approximately 0.1% </w:t>
      </w:r>
      <w:r w:rsidRPr="007F32C4">
        <w:rPr>
          <w:rFonts w:ascii="Arial" w:hAnsi="Arial" w:cs="Arial"/>
          <w:szCs w:val="20"/>
        </w:rPr>
        <w:t xml:space="preserve">per </w:t>
      </w:r>
      <w:del w:id="5" w:author="Davin Gaier" w:date="2026-08-15T13:43:00Z" w16du:dateUtc="2026-08-15T11:43:00Z">
        <w:r w:rsidRPr="007F32C4" w:rsidDel="007F32C4">
          <w:rPr>
            <w:rFonts w:ascii="Arial" w:hAnsi="Arial" w:cs="Arial"/>
            <w:szCs w:val="20"/>
          </w:rPr>
          <w:delText>sweep</w:delText>
        </w:r>
      </w:del>
      <w:ins w:id="6" w:author="Davin Gaier" w:date="2026-08-15T13:43:00Z" w16du:dateUtc="2026-08-15T11:43:00Z">
        <w:r w:rsidR="007F32C4">
          <w:rPr>
            <w:rFonts w:ascii="Arial" w:hAnsi="Arial" w:cs="Arial"/>
            <w:szCs w:val="20"/>
          </w:rPr>
          <w:t>conversion</w:t>
        </w:r>
      </w:ins>
      <w:r w:rsidRPr="00E26364">
        <w:rPr>
          <w:rFonts w:ascii="Arial" w:hAnsi="Arial" w:cs="Arial"/>
          <w:szCs w:val="20"/>
        </w:rPr>
        <w:t>. These amounts are indicative third-party costs and may vary in accordance with the applicable service-provider tariff.</w:t>
      </w:r>
    </w:p>
    <w:p w14:paraId="4961B91F" w14:textId="77777777" w:rsidR="007E0394" w:rsidRPr="00E26364" w:rsidRDefault="00E63A2A" w:rsidP="00EB7062">
      <w:pPr>
        <w:spacing w:before="40" w:after="80"/>
        <w:jc w:val="both"/>
        <w:rPr>
          <w:rFonts w:ascii="Arial" w:hAnsi="Arial" w:cs="Arial"/>
          <w:szCs w:val="20"/>
        </w:rPr>
      </w:pPr>
      <w:r w:rsidRPr="00E26364">
        <w:rPr>
          <w:rFonts w:ascii="Arial" w:hAnsi="Arial" w:cs="Arial"/>
          <w:color w:val="1A1A1A"/>
          <w:szCs w:val="20"/>
        </w:rPr>
        <w:t>No platform fee on contributions. No withdrawal fees (beyond exchange costs). No inactivity fees. Full fee transparency in the BitWealth client portal</w:t>
      </w:r>
      <w:r w:rsidR="0000621C" w:rsidRPr="00E26364">
        <w:rPr>
          <w:rFonts w:ascii="Arial" w:hAnsi="Arial" w:cs="Arial"/>
          <w:color w:val="1A1A1A"/>
          <w:szCs w:val="20"/>
        </w:rPr>
        <w:t xml:space="preserve"> and monthly statements</w:t>
      </w:r>
      <w:r w:rsidRPr="00E26364">
        <w:rPr>
          <w:rFonts w:ascii="Arial" w:hAnsi="Arial" w:cs="Arial"/>
          <w:color w:val="1A1A1A"/>
          <w:szCs w:val="20"/>
        </w:rPr>
        <w:t>.</w:t>
      </w:r>
    </w:p>
    <w:p w14:paraId="4507C94E" w14:textId="77777777" w:rsidR="007E0394" w:rsidRPr="00E26364" w:rsidRDefault="00E63A2A" w:rsidP="00E26364">
      <w:pPr>
        <w:pStyle w:val="ListParagraph"/>
        <w:numPr>
          <w:ilvl w:val="0"/>
          <w:numId w:val="12"/>
        </w:numPr>
        <w:spacing w:before="120" w:after="160"/>
        <w:ind w:left="284" w:hanging="284"/>
        <w:jc w:val="both"/>
        <w:rPr>
          <w:rFonts w:ascii="Arial" w:hAnsi="Arial" w:cs="Arial"/>
          <w:szCs w:val="20"/>
        </w:rPr>
      </w:pPr>
      <w:r w:rsidRPr="00E26364">
        <w:rPr>
          <w:rFonts w:ascii="Arial" w:hAnsi="Arial" w:cs="Arial"/>
          <w:b/>
          <w:color w:val="1A1A1A"/>
          <w:szCs w:val="20"/>
        </w:rPr>
        <w:t>Authorization and Power of Attorney</w:t>
      </w:r>
    </w:p>
    <w:p w14:paraId="56C29684" w14:textId="77777777" w:rsidR="007E0394" w:rsidRPr="00E26364" w:rsidRDefault="00E63A2A">
      <w:pPr>
        <w:spacing w:before="40" w:after="80"/>
        <w:jc w:val="both"/>
        <w:rPr>
          <w:rFonts w:ascii="Arial" w:hAnsi="Arial" w:cs="Arial"/>
          <w:szCs w:val="20"/>
        </w:rPr>
      </w:pPr>
      <w:r w:rsidRPr="00E26364">
        <w:rPr>
          <w:rFonts w:ascii="Arial" w:hAnsi="Arial" w:cs="Arial"/>
          <w:szCs w:val="20"/>
        </w:rPr>
        <w:t>By signing below, the Client authorises and instructs Finova to act on the Client’s behalf in connection with the Strategy for so long as this Annexure 4 remains in force. Finova may implement the Strategy through BitWealth, acting for and on behalf of Finova in its capacity as Finova’s juristic representative and within the scope of Finova’s licence, the Mandate and this Annexure 4:</w:t>
      </w:r>
    </w:p>
    <w:p w14:paraId="0215365A" w14:textId="77777777" w:rsidR="007E0394" w:rsidRPr="00E26364" w:rsidRDefault="00E63A2A" w:rsidP="00E26364">
      <w:pPr>
        <w:pStyle w:val="ListBullet"/>
        <w:numPr>
          <w:ilvl w:val="0"/>
          <w:numId w:val="16"/>
        </w:numPr>
        <w:spacing w:before="20" w:after="60"/>
        <w:jc w:val="both"/>
        <w:rPr>
          <w:rFonts w:ascii="Arial" w:hAnsi="Arial" w:cs="Arial"/>
          <w:szCs w:val="20"/>
        </w:rPr>
      </w:pPr>
      <w:r w:rsidRPr="00E26364">
        <w:rPr>
          <w:rFonts w:ascii="Arial" w:hAnsi="Arial" w:cs="Arial"/>
          <w:szCs w:val="20"/>
        </w:rPr>
        <w:t>The Client authorises Finova to open and administer, or arrange for the opening and administration of, a dedicated client account or sub-account with the appointed licensed crypto asset service provider and/or trading platform in the Client’s name or for the Client’s benefit, in accordance with the applicable service-provider structure and law.</w:t>
      </w:r>
    </w:p>
    <w:p w14:paraId="02D2B97F" w14:textId="77777777" w:rsidR="007E0394" w:rsidRPr="00E26364" w:rsidRDefault="00E63A2A" w:rsidP="00E26364">
      <w:pPr>
        <w:pStyle w:val="ListBullet"/>
        <w:numPr>
          <w:ilvl w:val="0"/>
          <w:numId w:val="16"/>
        </w:numPr>
        <w:spacing w:before="20" w:after="60"/>
        <w:jc w:val="both"/>
        <w:rPr>
          <w:rFonts w:ascii="Arial" w:hAnsi="Arial" w:cs="Arial"/>
          <w:szCs w:val="20"/>
        </w:rPr>
      </w:pPr>
      <w:r w:rsidRPr="00E26364">
        <w:rPr>
          <w:rFonts w:ascii="Arial" w:hAnsi="Arial" w:cs="Arial"/>
          <w:szCs w:val="20"/>
        </w:rPr>
        <w:t>The Client authorises Finova, acting through BitWealth as its juristic representative, to execute buy and sell orders and manage settlement balances on the appointed platform on the Client’s behalf, in accordance with the LTH PVR algorithm signals and the terms of this Annexure 4.</w:t>
      </w:r>
    </w:p>
    <w:p w14:paraId="6922E35A" w14:textId="77777777" w:rsidR="007E0394" w:rsidRPr="00E26364" w:rsidRDefault="00E63A2A" w:rsidP="00E26364">
      <w:pPr>
        <w:pStyle w:val="ListBullet"/>
        <w:numPr>
          <w:ilvl w:val="0"/>
          <w:numId w:val="16"/>
        </w:numPr>
        <w:spacing w:before="20" w:after="60"/>
        <w:jc w:val="both"/>
        <w:rPr>
          <w:rFonts w:ascii="Arial" w:hAnsi="Arial" w:cs="Arial"/>
          <w:szCs w:val="20"/>
        </w:rPr>
      </w:pPr>
      <w:r w:rsidRPr="00E26364">
        <w:rPr>
          <w:rFonts w:ascii="Arial" w:hAnsi="Arial" w:cs="Arial"/>
          <w:szCs w:val="20"/>
        </w:rPr>
        <w:t>Where the Client has opted into Optional Component 4 and the regulatory condition stated above is satisfied, the Client authorises Finova, acting through BitWealth as its juristic representative, to automatically sweep idle USDT into USDPC and convert it back to USDT in accordance with this Annexure 4.</w:t>
      </w:r>
    </w:p>
    <w:p w14:paraId="7A78D698" w14:textId="77777777" w:rsidR="007E0394" w:rsidRPr="00E26364" w:rsidRDefault="00E63A2A" w:rsidP="00E26364">
      <w:pPr>
        <w:pStyle w:val="ListBullet"/>
        <w:numPr>
          <w:ilvl w:val="0"/>
          <w:numId w:val="16"/>
        </w:numPr>
        <w:spacing w:before="20" w:after="60"/>
        <w:jc w:val="both"/>
        <w:rPr>
          <w:rFonts w:ascii="Arial" w:hAnsi="Arial" w:cs="Arial"/>
          <w:szCs w:val="20"/>
        </w:rPr>
      </w:pPr>
      <w:r w:rsidRPr="00E26364">
        <w:rPr>
          <w:rFonts w:ascii="Arial" w:hAnsi="Arial" w:cs="Arial"/>
          <w:color w:val="1A1A1A"/>
          <w:szCs w:val="20"/>
        </w:rPr>
        <w:t>The Client acknowledges the fully automated and rules-based nature of the Strategy and accepts that trades will be executed by the algorithm without prior notification of each individual transaction.</w:t>
      </w:r>
    </w:p>
    <w:p w14:paraId="08CD74CA" w14:textId="77777777" w:rsidR="007E0394" w:rsidRPr="00E26364" w:rsidRDefault="00E63A2A" w:rsidP="00E26364">
      <w:pPr>
        <w:pStyle w:val="ListBullet"/>
        <w:numPr>
          <w:ilvl w:val="0"/>
          <w:numId w:val="16"/>
        </w:numPr>
        <w:spacing w:before="20" w:after="60"/>
        <w:jc w:val="both"/>
        <w:rPr>
          <w:rFonts w:ascii="Arial" w:hAnsi="Arial" w:cs="Arial"/>
          <w:szCs w:val="20"/>
        </w:rPr>
      </w:pPr>
      <w:r w:rsidRPr="00E26364">
        <w:rPr>
          <w:rFonts w:ascii="Arial" w:hAnsi="Arial" w:cs="Arial"/>
          <w:color w:val="1A1A1A"/>
          <w:szCs w:val="20"/>
        </w:rPr>
        <w:t>The Client acknowledges the High-Water Mark fee structure described above and authorises the deduction of fees from the portfolio at the intervals stated.</w:t>
      </w:r>
    </w:p>
    <w:p w14:paraId="4D062EB1" w14:textId="77777777" w:rsidR="007E0394" w:rsidRPr="00E26364" w:rsidRDefault="00E63A2A" w:rsidP="00E26364">
      <w:pPr>
        <w:pStyle w:val="ListBullet"/>
        <w:numPr>
          <w:ilvl w:val="0"/>
          <w:numId w:val="16"/>
        </w:numPr>
        <w:spacing w:before="20" w:after="60"/>
        <w:jc w:val="both"/>
        <w:rPr>
          <w:rFonts w:ascii="Arial" w:hAnsi="Arial" w:cs="Arial"/>
          <w:szCs w:val="20"/>
        </w:rPr>
      </w:pPr>
      <w:r w:rsidRPr="00E26364">
        <w:rPr>
          <w:rFonts w:ascii="Arial" w:hAnsi="Arial" w:cs="Arial"/>
          <w:szCs w:val="20"/>
        </w:rPr>
        <w:t>The Client confirms that they have read and understood the risks set out in this Annexure and acknowledges that the Strategy remains subject to the Client’s investment objectives, risk profile and constraints recorded under the Mandate.</w:t>
      </w:r>
    </w:p>
    <w:p w14:paraId="05087EAD" w14:textId="77777777" w:rsidR="00166C6B" w:rsidRDefault="00166C6B">
      <w:pPr>
        <w:rPr>
          <w:rFonts w:ascii="Arial" w:hAnsi="Arial" w:cs="Arial"/>
          <w:szCs w:val="20"/>
        </w:rPr>
      </w:pPr>
      <w:r>
        <w:rPr>
          <w:rFonts w:ascii="Arial" w:hAnsi="Arial" w:cs="Arial"/>
          <w:szCs w:val="20"/>
        </w:rPr>
        <w:br w:type="page"/>
      </w:r>
    </w:p>
    <w:p w14:paraId="013A16D1" w14:textId="4BDD54BC" w:rsidR="00513FA8" w:rsidRPr="00E26364" w:rsidRDefault="00513FA8">
      <w:pPr>
        <w:rPr>
          <w:rFonts w:ascii="Arial" w:hAnsi="Arial" w:cs="Arial"/>
          <w:color w:val="1A1A1A"/>
          <w:szCs w:val="20"/>
        </w:rPr>
      </w:pPr>
      <w:r w:rsidRPr="00E26364">
        <w:rPr>
          <w:rFonts w:ascii="Arial" w:hAnsi="Arial" w:cs="Arial"/>
          <w:szCs w:val="20"/>
        </w:rPr>
        <w:lastRenderedPageBreak/>
        <w:t>By signing below, the Client authorises Finova to manage the portion of the Client’s assets allocated to the BitWealth Bitcoin LTH PVR Strategy in accordance with the Mandate and this Annexure 4, and acknowledges the associated risks and applicable fees.</w:t>
      </w:r>
    </w:p>
    <w:p w14:paraId="2C8A1396" w14:textId="77777777" w:rsidR="00D328C1" w:rsidRPr="00E26364" w:rsidRDefault="00000000">
      <w:pPr>
        <w:rPr>
          <w:rFonts w:ascii="Arial" w:hAnsi="Arial" w:cs="Arial"/>
          <w:szCs w:val="20"/>
        </w:rPr>
      </w:pPr>
      <w:r w:rsidRPr="00E26364">
        <w:rPr>
          <w:rFonts w:ascii="Arial" w:hAnsi="Arial" w:cs="Arial"/>
          <w:szCs w:val="20"/>
        </w:rPr>
        <w:t>This Annexure 4 remains in force for so long as the relevant portion of the Client’s portfolio remains allocated to the Strategy, unless terminated or amended in accordance with the Mandate and applicable law. No amendment to this Annexure that materially alters the scope of discretion, permitted financial products, fees or material risks will take effect unless documented in writing and any regulatory approval required by law has been obtained.</w:t>
      </w:r>
    </w:p>
    <w:tbl>
      <w:tblPr>
        <w:tblStyle w:val="TableGrid"/>
        <w:tblW w:w="0" w:type="auto"/>
        <w:jc w:val="center"/>
        <w:tblLook w:val="04A0" w:firstRow="1" w:lastRow="0" w:firstColumn="1" w:lastColumn="0" w:noHBand="0" w:noVBand="1"/>
      </w:tblPr>
      <w:tblGrid>
        <w:gridCol w:w="4868"/>
        <w:gridCol w:w="4868"/>
      </w:tblGrid>
      <w:tr w:rsidR="007E0394" w:rsidRPr="00E26364" w14:paraId="7389AC98" w14:textId="77777777">
        <w:trPr>
          <w:jc w:val="center"/>
        </w:trPr>
        <w:tc>
          <w:tcPr>
            <w:tcW w:w="4535" w:type="dxa"/>
          </w:tcPr>
          <w:p w14:paraId="481E3C28" w14:textId="77777777" w:rsidR="007E0394" w:rsidRPr="00E26364" w:rsidRDefault="00E63A2A">
            <w:pPr>
              <w:rPr>
                <w:rFonts w:ascii="Arial" w:hAnsi="Arial" w:cs="Arial"/>
                <w:szCs w:val="20"/>
              </w:rPr>
            </w:pPr>
            <w:r w:rsidRPr="00E26364">
              <w:rPr>
                <w:rFonts w:ascii="Arial" w:hAnsi="Arial" w:cs="Arial"/>
                <w:color w:val="1A1A1A"/>
                <w:szCs w:val="20"/>
              </w:rPr>
              <w:t xml:space="preserve">For and on behalf of </w:t>
            </w:r>
            <w:r w:rsidRPr="00E26364">
              <w:rPr>
                <w:rFonts w:ascii="Arial" w:hAnsi="Arial" w:cs="Arial"/>
                <w:b/>
                <w:color w:val="1A1A1A"/>
                <w:szCs w:val="20"/>
              </w:rPr>
              <w:t>by the Client</w:t>
            </w:r>
            <w:r w:rsidRPr="00E26364">
              <w:rPr>
                <w:rFonts w:ascii="Arial" w:hAnsi="Arial" w:cs="Arial"/>
                <w:color w:val="1A1A1A"/>
                <w:szCs w:val="20"/>
              </w:rPr>
              <w:t>:</w:t>
            </w:r>
          </w:p>
        </w:tc>
        <w:tc>
          <w:tcPr>
            <w:tcW w:w="4535" w:type="dxa"/>
          </w:tcPr>
          <w:p w14:paraId="4AF6A7A1" w14:textId="77777777" w:rsidR="007E0394" w:rsidRPr="00E26364" w:rsidRDefault="00E63A2A">
            <w:pPr>
              <w:rPr>
                <w:rFonts w:ascii="Arial" w:hAnsi="Arial" w:cs="Arial"/>
                <w:szCs w:val="20"/>
              </w:rPr>
            </w:pPr>
            <w:r w:rsidRPr="00E26364">
              <w:rPr>
                <w:rFonts w:ascii="Arial" w:hAnsi="Arial" w:cs="Arial"/>
                <w:color w:val="1A1A1A"/>
                <w:szCs w:val="20"/>
              </w:rPr>
              <w:t xml:space="preserve">For and on behalf of </w:t>
            </w:r>
            <w:r w:rsidRPr="00E26364">
              <w:rPr>
                <w:rFonts w:ascii="Arial" w:hAnsi="Arial" w:cs="Arial"/>
                <w:b/>
                <w:color w:val="1A1A1A"/>
                <w:szCs w:val="20"/>
              </w:rPr>
              <w:t>Finova</w:t>
            </w:r>
            <w:r w:rsidRPr="00E26364">
              <w:rPr>
                <w:rFonts w:ascii="Arial" w:hAnsi="Arial" w:cs="Arial"/>
                <w:color w:val="1A1A1A"/>
                <w:szCs w:val="20"/>
              </w:rPr>
              <w:t>,</w:t>
            </w:r>
          </w:p>
        </w:tc>
      </w:tr>
      <w:tr w:rsidR="007E0394" w:rsidRPr="00E26364" w14:paraId="532F4D9B" w14:textId="77777777">
        <w:trPr>
          <w:jc w:val="center"/>
        </w:trPr>
        <w:tc>
          <w:tcPr>
            <w:tcW w:w="4535" w:type="dxa"/>
          </w:tcPr>
          <w:p w14:paraId="03AF2CA6" w14:textId="77777777" w:rsidR="00F17C80" w:rsidRPr="00E26364" w:rsidRDefault="00F17C80">
            <w:pPr>
              <w:rPr>
                <w:rFonts w:ascii="Arial" w:hAnsi="Arial" w:cs="Arial"/>
                <w:color w:val="1A1A1A"/>
                <w:szCs w:val="20"/>
              </w:rPr>
            </w:pPr>
          </w:p>
          <w:p w14:paraId="72507F4B" w14:textId="77777777" w:rsidR="00F17C80" w:rsidRPr="00E26364" w:rsidRDefault="00F17C80">
            <w:pPr>
              <w:rPr>
                <w:rFonts w:ascii="Arial" w:hAnsi="Arial" w:cs="Arial"/>
                <w:color w:val="1A1A1A"/>
                <w:szCs w:val="20"/>
              </w:rPr>
            </w:pPr>
          </w:p>
          <w:p w14:paraId="153059C8" w14:textId="77777777" w:rsidR="00F17C80" w:rsidRPr="00E26364" w:rsidRDefault="00F17C80">
            <w:pPr>
              <w:rPr>
                <w:rFonts w:ascii="Arial" w:hAnsi="Arial" w:cs="Arial"/>
                <w:color w:val="1A1A1A"/>
                <w:szCs w:val="20"/>
              </w:rPr>
            </w:pPr>
          </w:p>
          <w:p w14:paraId="7AF118F5" w14:textId="77777777" w:rsidR="00F17C80" w:rsidRPr="00E26364" w:rsidRDefault="00F17C80">
            <w:pPr>
              <w:rPr>
                <w:rFonts w:ascii="Arial" w:hAnsi="Arial" w:cs="Arial"/>
                <w:color w:val="1A1A1A"/>
                <w:szCs w:val="20"/>
              </w:rPr>
            </w:pPr>
          </w:p>
          <w:p w14:paraId="0E575DE7" w14:textId="77FB0155" w:rsidR="007E0394" w:rsidRPr="00E26364" w:rsidRDefault="00E63A2A">
            <w:pPr>
              <w:rPr>
                <w:rFonts w:ascii="Arial" w:hAnsi="Arial" w:cs="Arial"/>
                <w:color w:val="1A1A1A"/>
                <w:szCs w:val="20"/>
              </w:rPr>
            </w:pPr>
            <w:r w:rsidRPr="00E26364">
              <w:rPr>
                <w:rFonts w:ascii="Arial" w:hAnsi="Arial" w:cs="Arial"/>
                <w:color w:val="1A1A1A"/>
                <w:szCs w:val="20"/>
              </w:rPr>
              <w:t>……………………………………………………………</w:t>
            </w:r>
            <w:del w:id="7" w:author="Davin Gaier" w:date="2026-08-15T13:44:00Z" w16du:dateUtc="2026-08-15T11:44:00Z">
              <w:r w:rsidRPr="00E26364" w:rsidDel="007F32C4">
                <w:rPr>
                  <w:rFonts w:ascii="Arial" w:hAnsi="Arial" w:cs="Arial"/>
                  <w:color w:val="1A1A1A"/>
                  <w:szCs w:val="20"/>
                </w:rPr>
                <w:delText>……………………</w:delText>
              </w:r>
            </w:del>
          </w:p>
          <w:p w14:paraId="48BA13CD" w14:textId="77777777" w:rsidR="00F17C80" w:rsidRPr="00E26364" w:rsidRDefault="00F17C80">
            <w:pPr>
              <w:rPr>
                <w:rFonts w:ascii="Arial" w:hAnsi="Arial" w:cs="Arial"/>
                <w:szCs w:val="20"/>
              </w:rPr>
            </w:pPr>
          </w:p>
        </w:tc>
        <w:tc>
          <w:tcPr>
            <w:tcW w:w="4535" w:type="dxa"/>
          </w:tcPr>
          <w:p w14:paraId="259671BF" w14:textId="77777777" w:rsidR="00F17C80" w:rsidRPr="00E26364" w:rsidRDefault="00F17C80">
            <w:pPr>
              <w:rPr>
                <w:rFonts w:ascii="Arial" w:hAnsi="Arial" w:cs="Arial"/>
                <w:color w:val="1A1A1A"/>
                <w:szCs w:val="20"/>
              </w:rPr>
            </w:pPr>
          </w:p>
          <w:p w14:paraId="179670CD" w14:textId="77777777" w:rsidR="00F17C80" w:rsidRPr="00E26364" w:rsidRDefault="00F17C80">
            <w:pPr>
              <w:rPr>
                <w:rFonts w:ascii="Arial" w:hAnsi="Arial" w:cs="Arial"/>
                <w:color w:val="1A1A1A"/>
                <w:szCs w:val="20"/>
              </w:rPr>
            </w:pPr>
          </w:p>
          <w:p w14:paraId="017215BC" w14:textId="77777777" w:rsidR="00F17C80" w:rsidRPr="00E26364" w:rsidRDefault="00F17C80">
            <w:pPr>
              <w:rPr>
                <w:rFonts w:ascii="Arial" w:hAnsi="Arial" w:cs="Arial"/>
                <w:color w:val="1A1A1A"/>
                <w:szCs w:val="20"/>
              </w:rPr>
            </w:pPr>
          </w:p>
          <w:p w14:paraId="10B875B0" w14:textId="77777777" w:rsidR="00F17C80" w:rsidRPr="00E26364" w:rsidRDefault="00F17C80">
            <w:pPr>
              <w:rPr>
                <w:rFonts w:ascii="Arial" w:hAnsi="Arial" w:cs="Arial"/>
                <w:color w:val="1A1A1A"/>
                <w:szCs w:val="20"/>
              </w:rPr>
            </w:pPr>
          </w:p>
          <w:p w14:paraId="0F8790BF" w14:textId="614C11C7" w:rsidR="007E0394" w:rsidRPr="00E26364" w:rsidRDefault="00E63A2A">
            <w:pPr>
              <w:rPr>
                <w:rFonts w:ascii="Arial" w:hAnsi="Arial" w:cs="Arial"/>
                <w:color w:val="1A1A1A"/>
                <w:szCs w:val="20"/>
              </w:rPr>
            </w:pPr>
            <w:r w:rsidRPr="00E26364">
              <w:rPr>
                <w:rFonts w:ascii="Arial" w:hAnsi="Arial" w:cs="Arial"/>
                <w:color w:val="1A1A1A"/>
                <w:szCs w:val="20"/>
              </w:rPr>
              <w:t>……………………………………………………………</w:t>
            </w:r>
            <w:del w:id="8" w:author="Davin Gaier" w:date="2026-08-15T13:44:00Z" w16du:dateUtc="2026-08-15T11:44:00Z">
              <w:r w:rsidRPr="00E26364" w:rsidDel="007F32C4">
                <w:rPr>
                  <w:rFonts w:ascii="Arial" w:hAnsi="Arial" w:cs="Arial"/>
                  <w:color w:val="1A1A1A"/>
                  <w:szCs w:val="20"/>
                </w:rPr>
                <w:delText>……………………</w:delText>
              </w:r>
            </w:del>
          </w:p>
          <w:p w14:paraId="5EC8AA04" w14:textId="77777777" w:rsidR="00F17C80" w:rsidRPr="00E26364" w:rsidRDefault="00F17C80">
            <w:pPr>
              <w:rPr>
                <w:rFonts w:ascii="Arial" w:hAnsi="Arial" w:cs="Arial"/>
                <w:szCs w:val="20"/>
              </w:rPr>
            </w:pPr>
          </w:p>
        </w:tc>
      </w:tr>
      <w:tr w:rsidR="007E0394" w:rsidRPr="00E26364" w14:paraId="6DEBBCCE" w14:textId="77777777">
        <w:trPr>
          <w:jc w:val="center"/>
        </w:trPr>
        <w:tc>
          <w:tcPr>
            <w:tcW w:w="4535" w:type="dxa"/>
          </w:tcPr>
          <w:p w14:paraId="58C115FD" w14:textId="77777777" w:rsidR="007E0394" w:rsidRPr="00E26364" w:rsidRDefault="00E63A2A">
            <w:pPr>
              <w:rPr>
                <w:rFonts w:ascii="Arial" w:hAnsi="Arial" w:cs="Arial"/>
                <w:szCs w:val="20"/>
              </w:rPr>
            </w:pPr>
            <w:r w:rsidRPr="00E26364">
              <w:rPr>
                <w:rFonts w:ascii="Arial" w:hAnsi="Arial" w:cs="Arial"/>
                <w:i/>
                <w:color w:val="1A1A1A"/>
                <w:szCs w:val="20"/>
              </w:rPr>
              <w:t>the signatory warranting that he / she is duly authorised:</w:t>
            </w:r>
          </w:p>
        </w:tc>
        <w:tc>
          <w:tcPr>
            <w:tcW w:w="4535" w:type="dxa"/>
          </w:tcPr>
          <w:p w14:paraId="02756D38" w14:textId="77777777" w:rsidR="007E0394" w:rsidRPr="00E26364" w:rsidRDefault="00E63A2A">
            <w:pPr>
              <w:rPr>
                <w:rFonts w:ascii="Arial" w:hAnsi="Arial" w:cs="Arial"/>
                <w:szCs w:val="20"/>
              </w:rPr>
            </w:pPr>
            <w:r w:rsidRPr="00E26364">
              <w:rPr>
                <w:rFonts w:ascii="Arial" w:hAnsi="Arial" w:cs="Arial"/>
                <w:i/>
                <w:color w:val="1A1A1A"/>
                <w:szCs w:val="20"/>
              </w:rPr>
              <w:t>the signatory warranting that he / she is duly authorised:</w:t>
            </w:r>
          </w:p>
        </w:tc>
      </w:tr>
      <w:tr w:rsidR="007E0394" w:rsidRPr="00E26364" w14:paraId="68468E7E" w14:textId="77777777">
        <w:trPr>
          <w:jc w:val="center"/>
        </w:trPr>
        <w:tc>
          <w:tcPr>
            <w:tcW w:w="4535" w:type="dxa"/>
          </w:tcPr>
          <w:p w14:paraId="07B72546" w14:textId="77777777" w:rsidR="00F17C80" w:rsidRPr="00E26364" w:rsidRDefault="00F17C80">
            <w:pPr>
              <w:rPr>
                <w:rFonts w:ascii="Arial" w:hAnsi="Arial" w:cs="Arial"/>
                <w:color w:val="1A1A1A"/>
                <w:szCs w:val="20"/>
              </w:rPr>
            </w:pPr>
          </w:p>
          <w:p w14:paraId="4D80EDCB" w14:textId="77777777" w:rsidR="007F32C4" w:rsidRDefault="00E63A2A">
            <w:pPr>
              <w:rPr>
                <w:ins w:id="9" w:author="Davin Gaier" w:date="2026-08-15T13:44:00Z" w16du:dateUtc="2026-08-15T11:44:00Z"/>
                <w:rFonts w:ascii="Arial" w:hAnsi="Arial" w:cs="Arial"/>
                <w:color w:val="1A1A1A"/>
                <w:szCs w:val="20"/>
              </w:rPr>
            </w:pPr>
            <w:r w:rsidRPr="00E26364">
              <w:rPr>
                <w:rFonts w:ascii="Arial" w:hAnsi="Arial" w:cs="Arial"/>
                <w:color w:val="1A1A1A"/>
                <w:szCs w:val="20"/>
              </w:rPr>
              <w:t>Signed at ………………</w:t>
            </w:r>
            <w:r w:rsidR="00F17C80" w:rsidRPr="00E26364">
              <w:rPr>
                <w:rFonts w:ascii="Arial" w:hAnsi="Arial" w:cs="Arial"/>
                <w:color w:val="1A1A1A"/>
                <w:szCs w:val="20"/>
              </w:rPr>
              <w:t>…………</w:t>
            </w:r>
            <w:del w:id="10" w:author="Davin Gaier" w:date="2026-08-15T13:44:00Z" w16du:dateUtc="2026-08-15T11:44:00Z">
              <w:r w:rsidRPr="00E26364" w:rsidDel="007F32C4">
                <w:rPr>
                  <w:rFonts w:ascii="Arial" w:hAnsi="Arial" w:cs="Arial"/>
                  <w:color w:val="1A1A1A"/>
                  <w:szCs w:val="20"/>
                </w:rPr>
                <w:delText xml:space="preserve">  </w:delText>
              </w:r>
            </w:del>
          </w:p>
          <w:p w14:paraId="31C5AB0D" w14:textId="77777777" w:rsidR="007F32C4" w:rsidRDefault="007F32C4">
            <w:pPr>
              <w:rPr>
                <w:ins w:id="11" w:author="Davin Gaier" w:date="2026-08-15T13:44:00Z" w16du:dateUtc="2026-08-15T11:44:00Z"/>
                <w:rFonts w:ascii="Arial" w:hAnsi="Arial" w:cs="Arial"/>
                <w:color w:val="1A1A1A"/>
                <w:szCs w:val="20"/>
              </w:rPr>
            </w:pPr>
          </w:p>
          <w:p w14:paraId="181DB132" w14:textId="2589C7E0" w:rsidR="007E0394" w:rsidRPr="00E26364" w:rsidRDefault="00E63A2A">
            <w:pPr>
              <w:rPr>
                <w:rFonts w:ascii="Arial" w:hAnsi="Arial" w:cs="Arial"/>
                <w:szCs w:val="20"/>
              </w:rPr>
            </w:pPr>
            <w:r w:rsidRPr="00E26364">
              <w:rPr>
                <w:rFonts w:ascii="Arial" w:hAnsi="Arial" w:cs="Arial"/>
                <w:color w:val="1A1A1A"/>
                <w:szCs w:val="20"/>
              </w:rPr>
              <w:t>On date: ………………………</w:t>
            </w:r>
          </w:p>
        </w:tc>
        <w:tc>
          <w:tcPr>
            <w:tcW w:w="4535" w:type="dxa"/>
          </w:tcPr>
          <w:p w14:paraId="46237892" w14:textId="77777777" w:rsidR="00F17C80" w:rsidRPr="00E26364" w:rsidRDefault="00F17C80">
            <w:pPr>
              <w:rPr>
                <w:rFonts w:ascii="Arial" w:hAnsi="Arial" w:cs="Arial"/>
                <w:color w:val="1A1A1A"/>
                <w:szCs w:val="20"/>
              </w:rPr>
            </w:pPr>
          </w:p>
          <w:p w14:paraId="6667562C" w14:textId="77777777" w:rsidR="007F32C4" w:rsidRDefault="00E63A2A">
            <w:pPr>
              <w:rPr>
                <w:ins w:id="12" w:author="Davin Gaier" w:date="2026-08-15T13:44:00Z" w16du:dateUtc="2026-08-15T11:44:00Z"/>
                <w:rFonts w:ascii="Arial" w:hAnsi="Arial" w:cs="Arial"/>
                <w:color w:val="1A1A1A"/>
                <w:szCs w:val="20"/>
              </w:rPr>
            </w:pPr>
            <w:r w:rsidRPr="00E26364">
              <w:rPr>
                <w:rFonts w:ascii="Arial" w:hAnsi="Arial" w:cs="Arial"/>
                <w:color w:val="1A1A1A"/>
                <w:szCs w:val="20"/>
              </w:rPr>
              <w:t>Signed at …………………</w:t>
            </w:r>
            <w:r w:rsidR="00F17C80" w:rsidRPr="00E26364">
              <w:rPr>
                <w:rFonts w:ascii="Arial" w:hAnsi="Arial" w:cs="Arial"/>
                <w:color w:val="1A1A1A"/>
                <w:szCs w:val="20"/>
              </w:rPr>
              <w:t>………..</w:t>
            </w:r>
            <w:del w:id="13" w:author="Davin Gaier" w:date="2026-08-15T13:44:00Z" w16du:dateUtc="2026-08-15T11:44:00Z">
              <w:r w:rsidRPr="00E26364" w:rsidDel="007F32C4">
                <w:rPr>
                  <w:rFonts w:ascii="Arial" w:hAnsi="Arial" w:cs="Arial"/>
                  <w:color w:val="1A1A1A"/>
                  <w:szCs w:val="20"/>
                </w:rPr>
                <w:delText xml:space="preserve">  </w:delText>
              </w:r>
            </w:del>
          </w:p>
          <w:p w14:paraId="59FFAAE8" w14:textId="77777777" w:rsidR="007F32C4" w:rsidRDefault="007F32C4">
            <w:pPr>
              <w:rPr>
                <w:ins w:id="14" w:author="Davin Gaier" w:date="2026-08-15T13:44:00Z" w16du:dateUtc="2026-08-15T11:44:00Z"/>
                <w:rFonts w:ascii="Arial" w:hAnsi="Arial" w:cs="Arial"/>
                <w:color w:val="1A1A1A"/>
                <w:szCs w:val="20"/>
              </w:rPr>
            </w:pPr>
          </w:p>
          <w:p w14:paraId="59D555B9" w14:textId="43A53271" w:rsidR="007E0394" w:rsidRPr="00E26364" w:rsidRDefault="00E63A2A">
            <w:pPr>
              <w:rPr>
                <w:rFonts w:ascii="Arial" w:hAnsi="Arial" w:cs="Arial"/>
                <w:szCs w:val="20"/>
              </w:rPr>
            </w:pPr>
            <w:r w:rsidRPr="00E26364">
              <w:rPr>
                <w:rFonts w:ascii="Arial" w:hAnsi="Arial" w:cs="Arial"/>
                <w:color w:val="1A1A1A"/>
                <w:szCs w:val="20"/>
              </w:rPr>
              <w:t>On date:</w:t>
            </w:r>
            <w:ins w:id="15" w:author="Davin Gaier" w:date="2026-08-15T13:44:00Z" w16du:dateUtc="2026-08-15T11:44:00Z">
              <w:r w:rsidR="007F32C4">
                <w:rPr>
                  <w:rFonts w:ascii="Arial" w:hAnsi="Arial" w:cs="Arial"/>
                  <w:color w:val="1A1A1A"/>
                  <w:szCs w:val="20"/>
                </w:rPr>
                <w:t xml:space="preserve"> </w:t>
              </w:r>
            </w:ins>
            <w:r w:rsidRPr="00E26364">
              <w:rPr>
                <w:rFonts w:ascii="Arial" w:hAnsi="Arial" w:cs="Arial"/>
                <w:color w:val="1A1A1A"/>
                <w:szCs w:val="20"/>
              </w:rPr>
              <w:t>………………………</w:t>
            </w:r>
          </w:p>
        </w:tc>
      </w:tr>
    </w:tbl>
    <w:p w14:paraId="75D57460" w14:textId="77777777" w:rsidR="007E0394" w:rsidRPr="00E26364" w:rsidRDefault="00E63A2A">
      <w:pPr>
        <w:spacing w:before="160"/>
        <w:jc w:val="right"/>
        <w:rPr>
          <w:rFonts w:ascii="Arial" w:hAnsi="Arial" w:cs="Arial"/>
          <w:szCs w:val="20"/>
        </w:rPr>
      </w:pPr>
      <w:r w:rsidRPr="00E26364">
        <w:rPr>
          <w:rFonts w:ascii="Arial" w:hAnsi="Arial" w:cs="Arial"/>
          <w:szCs w:val="20"/>
        </w:rPr>
        <w:t>Finova Mandate – Annexure 4: BitWealth Bitcoin LTH PVR Strategy</w:t>
      </w:r>
    </w:p>
    <w:sectPr w:rsidR="007E0394" w:rsidRPr="00E26364" w:rsidSect="00034616">
      <w:pgSz w:w="12240" w:h="15840"/>
      <w:pgMar w:top="1134" w:right="1247" w:bottom="1134" w:left="124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n Gaier" w:date="2026-08-15T13:41:00Z" w:initials="DG">
    <w:p w14:paraId="4838CD59" w14:textId="77777777" w:rsidR="007F32C4" w:rsidRDefault="007F32C4">
      <w:pPr>
        <w:pStyle w:val="CommentText"/>
      </w:pPr>
      <w:r>
        <w:rPr>
          <w:rStyle w:val="CommentReference"/>
        </w:rPr>
        <w:annotationRef/>
      </w:r>
      <w:r>
        <w:t xml:space="preserve">VALR charges between 0.18% and 0.35% for </w:t>
      </w:r>
    </w:p>
    <w:p w14:paraId="0CB217C3" w14:textId="465BBB9A" w:rsidR="007F32C4" w:rsidRDefault="007F32C4">
      <w:pPr>
        <w:pStyle w:val="CommentText"/>
      </w:pPr>
      <w:r>
        <w:t>USDT/ZAR trades.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B217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19C530" w16cex:dateUtc="2026-08-15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B217C3" w16cid:durableId="1619C5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00A55"/>
    <w:multiLevelType w:val="hybridMultilevel"/>
    <w:tmpl w:val="2BFA66E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97119F0"/>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C8D1281"/>
    <w:multiLevelType w:val="hybridMultilevel"/>
    <w:tmpl w:val="201E6E4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EF43E08"/>
    <w:multiLevelType w:val="hybridMultilevel"/>
    <w:tmpl w:val="D4BAA23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6BD2072"/>
    <w:multiLevelType w:val="hybridMultilevel"/>
    <w:tmpl w:val="B8A8A0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44722BB"/>
    <w:multiLevelType w:val="multilevel"/>
    <w:tmpl w:val="81DEACF8"/>
    <w:lvl w:ilvl="0">
      <w:start w:val="1"/>
      <w:numFmt w:val="decimal"/>
      <w:lvlText w:val="%1"/>
      <w:lvlJc w:val="left"/>
      <w:pPr>
        <w:ind w:left="432" w:hanging="432"/>
      </w:pPr>
      <w:rPr>
        <w:b/>
        <w:bC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C0A6CA8"/>
    <w:multiLevelType w:val="hybridMultilevel"/>
    <w:tmpl w:val="64E633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59068773">
    <w:abstractNumId w:val="8"/>
  </w:num>
  <w:num w:numId="2" w16cid:durableId="827601197">
    <w:abstractNumId w:val="6"/>
  </w:num>
  <w:num w:numId="3" w16cid:durableId="785389831">
    <w:abstractNumId w:val="5"/>
  </w:num>
  <w:num w:numId="4" w16cid:durableId="239367437">
    <w:abstractNumId w:val="4"/>
  </w:num>
  <w:num w:numId="5" w16cid:durableId="1312098154">
    <w:abstractNumId w:val="7"/>
  </w:num>
  <w:num w:numId="6" w16cid:durableId="1539077134">
    <w:abstractNumId w:val="3"/>
  </w:num>
  <w:num w:numId="7" w16cid:durableId="254289875">
    <w:abstractNumId w:val="2"/>
  </w:num>
  <w:num w:numId="8" w16cid:durableId="292953535">
    <w:abstractNumId w:val="1"/>
  </w:num>
  <w:num w:numId="9" w16cid:durableId="1325234794">
    <w:abstractNumId w:val="0"/>
  </w:num>
  <w:num w:numId="10" w16cid:durableId="1749690463">
    <w:abstractNumId w:val="15"/>
  </w:num>
  <w:num w:numId="11" w16cid:durableId="1358121220">
    <w:abstractNumId w:val="13"/>
  </w:num>
  <w:num w:numId="12" w16cid:durableId="601687886">
    <w:abstractNumId w:val="14"/>
  </w:num>
  <w:num w:numId="13" w16cid:durableId="1934513902">
    <w:abstractNumId w:val="10"/>
  </w:num>
  <w:num w:numId="14" w16cid:durableId="1688017716">
    <w:abstractNumId w:val="11"/>
  </w:num>
  <w:num w:numId="15" w16cid:durableId="2009359033">
    <w:abstractNumId w:val="9"/>
  </w:num>
  <w:num w:numId="16" w16cid:durableId="102714674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n Gaier">
    <w15:presenceInfo w15:providerId="Windows Live" w15:userId="154aece6ef7bc8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1C"/>
    <w:rsid w:val="00034616"/>
    <w:rsid w:val="00046975"/>
    <w:rsid w:val="0006063C"/>
    <w:rsid w:val="000714BC"/>
    <w:rsid w:val="00077A71"/>
    <w:rsid w:val="000817F3"/>
    <w:rsid w:val="000921C5"/>
    <w:rsid w:val="000F180B"/>
    <w:rsid w:val="00111EC6"/>
    <w:rsid w:val="0015074B"/>
    <w:rsid w:val="00166C6B"/>
    <w:rsid w:val="0029639D"/>
    <w:rsid w:val="002B0A6F"/>
    <w:rsid w:val="00326F90"/>
    <w:rsid w:val="00345CCC"/>
    <w:rsid w:val="00355B97"/>
    <w:rsid w:val="003A7917"/>
    <w:rsid w:val="00421704"/>
    <w:rsid w:val="0043384C"/>
    <w:rsid w:val="004543F2"/>
    <w:rsid w:val="00513FA8"/>
    <w:rsid w:val="00560494"/>
    <w:rsid w:val="005F6C3B"/>
    <w:rsid w:val="00617C9D"/>
    <w:rsid w:val="00677F79"/>
    <w:rsid w:val="006C0C3A"/>
    <w:rsid w:val="007227AA"/>
    <w:rsid w:val="007E0394"/>
    <w:rsid w:val="007F14E2"/>
    <w:rsid w:val="007F32C4"/>
    <w:rsid w:val="009718E1"/>
    <w:rsid w:val="009E0CB2"/>
    <w:rsid w:val="00AA1D8D"/>
    <w:rsid w:val="00AF630E"/>
    <w:rsid w:val="00B47730"/>
    <w:rsid w:val="00B97A20"/>
    <w:rsid w:val="00BA4ACA"/>
    <w:rsid w:val="00CA4426"/>
    <w:rsid w:val="00CB0664"/>
    <w:rsid w:val="00CF1521"/>
    <w:rsid w:val="00D27B51"/>
    <w:rsid w:val="00D328C1"/>
    <w:rsid w:val="00E26364"/>
    <w:rsid w:val="00E63A2A"/>
    <w:rsid w:val="00E81CE4"/>
    <w:rsid w:val="00EB1CD5"/>
    <w:rsid w:val="00EB1CEB"/>
    <w:rsid w:val="00EB7062"/>
    <w:rsid w:val="00EE20E6"/>
    <w:rsid w:val="00F03FD5"/>
    <w:rsid w:val="00F17C80"/>
    <w:rsid w:val="00F414F6"/>
    <w:rsid w:val="00F47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4D840"/>
  <w14:defaultImageDpi w14:val="300"/>
  <w15:docId w15:val="{C3B463EF-A5EA-4685-ABA6-F7B02AA7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lang w:val="en-ZA"/>
    </w:rPr>
  </w:style>
  <w:style w:type="paragraph" w:styleId="Heading1">
    <w:name w:val="heading 1"/>
    <w:basedOn w:val="Normal"/>
    <w:next w:val="Normal"/>
    <w:link w:val="Heading1Char"/>
    <w:uiPriority w:val="9"/>
    <w:qFormat/>
    <w:rsid w:val="00FC693F"/>
    <w:pPr>
      <w:keepNext/>
      <w:keepLines/>
      <w:numPr>
        <w:numId w:val="1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3"/>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43384C"/>
    <w:pPr>
      <w:spacing w:after="0" w:line="240" w:lineRule="auto"/>
    </w:pPr>
    <w:rPr>
      <w:rFonts w:ascii="Calibri" w:hAnsi="Calibri"/>
      <w:sz w:val="20"/>
    </w:rPr>
  </w:style>
  <w:style w:type="character" w:styleId="CommentReference">
    <w:name w:val="annotation reference"/>
    <w:basedOn w:val="DefaultParagraphFont"/>
    <w:uiPriority w:val="99"/>
    <w:semiHidden/>
    <w:unhideWhenUsed/>
    <w:rsid w:val="007F32C4"/>
    <w:rPr>
      <w:sz w:val="16"/>
      <w:szCs w:val="16"/>
    </w:rPr>
  </w:style>
  <w:style w:type="paragraph" w:styleId="CommentText">
    <w:name w:val="annotation text"/>
    <w:basedOn w:val="Normal"/>
    <w:link w:val="CommentTextChar"/>
    <w:uiPriority w:val="99"/>
    <w:semiHidden/>
    <w:unhideWhenUsed/>
    <w:rsid w:val="007F32C4"/>
    <w:pPr>
      <w:spacing w:line="240" w:lineRule="auto"/>
    </w:pPr>
    <w:rPr>
      <w:szCs w:val="20"/>
    </w:rPr>
  </w:style>
  <w:style w:type="character" w:customStyle="1" w:styleId="CommentTextChar">
    <w:name w:val="Comment Text Char"/>
    <w:basedOn w:val="DefaultParagraphFont"/>
    <w:link w:val="CommentText"/>
    <w:uiPriority w:val="99"/>
    <w:semiHidden/>
    <w:rsid w:val="007F32C4"/>
    <w:rPr>
      <w:rFonts w:ascii="Calibri" w:hAnsi="Calibri"/>
      <w:sz w:val="20"/>
      <w:szCs w:val="20"/>
      <w:lang w:val="en-ZA"/>
    </w:rPr>
  </w:style>
  <w:style w:type="paragraph" w:styleId="CommentSubject">
    <w:name w:val="annotation subject"/>
    <w:basedOn w:val="CommentText"/>
    <w:next w:val="CommentText"/>
    <w:link w:val="CommentSubjectChar"/>
    <w:uiPriority w:val="99"/>
    <w:semiHidden/>
    <w:unhideWhenUsed/>
    <w:rsid w:val="007F32C4"/>
    <w:rPr>
      <w:b/>
      <w:bCs/>
    </w:rPr>
  </w:style>
  <w:style w:type="character" w:customStyle="1" w:styleId="CommentSubjectChar">
    <w:name w:val="Comment Subject Char"/>
    <w:basedOn w:val="CommentTextChar"/>
    <w:link w:val="CommentSubject"/>
    <w:uiPriority w:val="99"/>
    <w:semiHidden/>
    <w:rsid w:val="007F32C4"/>
    <w:rPr>
      <w:rFonts w:ascii="Calibri" w:hAnsi="Calibri"/>
      <w:b/>
      <w:bCs/>
      <w:sz w:val="20"/>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1D1F28783E1AD49AF23795378FE73D6" ma:contentTypeVersion="21" ma:contentTypeDescription="Create a new document." ma:contentTypeScope="" ma:versionID="7acc3f2bf4491a9385f94f68fd30614d">
  <xsd:schema xmlns:xsd="http://www.w3.org/2001/XMLSchema" xmlns:xs="http://www.w3.org/2001/XMLSchema" xmlns:p="http://schemas.microsoft.com/office/2006/metadata/properties" xmlns:ns2="d8b47b14-0414-4236-a2bd-633b74c32016" xmlns:ns3="fdb76b8b-195f-40b0-a399-f049bd053467" targetNamespace="http://schemas.microsoft.com/office/2006/metadata/properties" ma:root="true" ma:fieldsID="1a6ff7cb118fd42c40e306541858351d" ns2:_="" ns3:_="">
    <xsd:import namespace="d8b47b14-0414-4236-a2bd-633b74c32016"/>
    <xsd:import namespace="fdb76b8b-195f-40b0-a399-f049bd053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7b14-0414-4236-a2bd-633b74c32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aa336ce-3eeb-49b0-b51e-e077b4ebee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76b8b-195f-40b0-a399-f049bd0534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5ddcaf-3c9b-4abb-b32d-baf351ea4a95}" ma:internalName="TaxCatchAll" ma:showField="CatchAllData" ma:web="fdb76b8b-195f-40b0-a399-f049bd0534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d8b47b14-0414-4236-a2bd-633b74c32016" xsi:nil="true"/>
    <TaxCatchAll xmlns="fdb76b8b-195f-40b0-a399-f049bd053467" xsi:nil="true"/>
    <lcf76f155ced4ddcb4097134ff3c332f xmlns="d8b47b14-0414-4236-a2bd-633b74c320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D2EA42C-5F99-4228-A17C-AC2DBDB50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7b14-0414-4236-a2bd-633b74c32016"/>
    <ds:schemaRef ds:uri="fdb76b8b-195f-40b0-a399-f049bd053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053E08-E8DC-41AD-AE6E-76FD75ABE24A}">
  <ds:schemaRefs>
    <ds:schemaRef ds:uri="http://schemas.microsoft.com/sharepoint/v3/contenttype/forms"/>
  </ds:schemaRefs>
</ds:datastoreItem>
</file>

<file path=customXml/itemProps4.xml><?xml version="1.0" encoding="utf-8"?>
<ds:datastoreItem xmlns:ds="http://schemas.openxmlformats.org/officeDocument/2006/customXml" ds:itemID="{B891D7E5-59D7-40EE-A6F5-8BB6E863B713}">
  <ds:schemaRefs>
    <ds:schemaRef ds:uri="http://schemas.microsoft.com/office/2006/metadata/properties"/>
    <ds:schemaRef ds:uri="http://schemas.microsoft.com/office/infopath/2007/PartnerControls"/>
    <ds:schemaRef ds:uri="d8b47b14-0414-4236-a2bd-633b74c32016"/>
    <ds:schemaRef ds:uri="fdb76b8b-195f-40b0-a399-f049bd053467"/>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3</cp:revision>
  <dcterms:created xsi:type="dcterms:W3CDTF">2026-08-15T11:39:00Z</dcterms:created>
  <dcterms:modified xsi:type="dcterms:W3CDTF">2026-08-15T11:46:00Z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0x01010091D1F28783E1AD49AF23795378FE73D6</vt:lpwstr>
  </property>
  <property fmtid="{D5CDD505-2E9C-101B-9397-08002B2CF9AE}" pid="3" name="MediaServiceImageTags">
    <vt:lpwstr/>
  </property>
</Properties>
</file>