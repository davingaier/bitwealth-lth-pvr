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736"/>
      </w:tblGrid>
      <w:tr w:rsidR="007E0394" w14:paraId="52967BA5" w14:textId="77777777">
        <w:trPr>
          <w:jc w:val="center"/>
        </w:trPr>
        <w:tc>
          <w:tcPr>
            <w:tcW w:w="9746" w:type="dxa"/>
            <w:shd w:val="clear" w:color="auto" w:fill="D9E2F3"/>
          </w:tcPr>
          <w:p w14:paraId="0F0BCBCF" w14:textId="77777777" w:rsidR="007E0394" w:rsidRDefault="00E63A2A">
            <w:pPr>
              <w:spacing w:before="80" w:after="80"/>
            </w:pPr>
            <w:r w:rsidRPr="003A7917">
              <w:rPr>
                <w:i/>
                <w:color w:val="173F5F"/>
                <w:sz w:val="24"/>
                <w:highlight w:val="yellow"/>
                <w:rPrChange w:id="0" w:author="Guy Algeo" w:date="2026-07-30T16:21:00Z" w16du:dateUtc="2026-07-30T14:21:00Z">
                  <w:rPr>
                    <w:i/>
                    <w:color w:val="173F5F"/>
                    <w:sz w:val="24"/>
                  </w:rPr>
                </w:rPrChange>
              </w:rPr>
              <w:t>Annexure</w:t>
            </w:r>
            <w:r>
              <w:rPr>
                <w:i/>
                <w:color w:val="173F5F"/>
                <w:sz w:val="24"/>
              </w:rPr>
              <w:t xml:space="preserve"> [●]: BitWealth Bitcoin LTH PVR Strategy</w:t>
            </w:r>
          </w:p>
        </w:tc>
      </w:tr>
    </w:tbl>
    <w:p w14:paraId="721252AA" w14:textId="77777777" w:rsidR="007E0394" w:rsidRDefault="007E0394">
      <w:pPr>
        <w:spacing w:after="80"/>
      </w:pPr>
    </w:p>
    <w:p w14:paraId="43FA28E9" w14:textId="24E2A092" w:rsidR="007E0394" w:rsidRDefault="00E63A2A">
      <w:pPr>
        <w:spacing w:after="40"/>
        <w:jc w:val="center"/>
      </w:pPr>
      <w:r>
        <w:rPr>
          <w:color w:val="1A1A1A"/>
        </w:rPr>
        <w:t>entered into between Finova (P</w:t>
      </w:r>
      <w:r w:rsidR="00355B97">
        <w:rPr>
          <w:color w:val="1A1A1A"/>
        </w:rPr>
        <w:t>ty</w:t>
      </w:r>
      <w:r>
        <w:rPr>
          <w:color w:val="1A1A1A"/>
        </w:rPr>
        <w:t>) Ltd ("Finova") and</w:t>
      </w:r>
    </w:p>
    <w:p w14:paraId="6F0054DF" w14:textId="77777777" w:rsidR="007E0394" w:rsidRDefault="00E63A2A">
      <w:pPr>
        <w:spacing w:after="0"/>
        <w:jc w:val="center"/>
      </w:pPr>
      <w:r>
        <w:rPr>
          <w:color w:val="1A1A1A"/>
        </w:rPr>
        <w:t>………………………………………………………………………………………………………………………………</w:t>
      </w:r>
    </w:p>
    <w:p w14:paraId="7AC4F43B" w14:textId="77777777" w:rsidR="007E0394" w:rsidRDefault="00E63A2A">
      <w:pPr>
        <w:spacing w:after="160"/>
        <w:jc w:val="center"/>
      </w:pPr>
      <w:r>
        <w:rPr>
          <w:i/>
          <w:color w:val="1A1A1A"/>
        </w:rPr>
        <w:t>("The Client")</w:t>
      </w:r>
    </w:p>
    <w:p w14:paraId="088C708D" w14:textId="31E58746" w:rsidR="007E0394" w:rsidRDefault="00E63A2A">
      <w:pPr>
        <w:spacing w:after="120"/>
        <w:jc w:val="both"/>
      </w:pPr>
      <w:r>
        <w:rPr>
          <w:color w:val="1A1A1A"/>
        </w:rPr>
        <w:t xml:space="preserve">BitWealth Asset Managers (Pty) Ltd (“BitWealth”), a Juristic Representative of Finova (PTY) Ltd (FSP No. 21095), offers a proprietary Bitcoin investment management service known as the Bitcoin LTH PVR Strategy (“the Strategy”). The Strategy combines three core components — an on-chain signal layer, a dollar-cost averaging accumulation framework, and a dynamic grid execution engine — into a single, fully-automated Bitcoin allocation engine. An optional fourth component (idle-cash yield via USDPC) is available and must be explicitly opted into. The Strategy is executed entirely on </w:t>
      </w:r>
      <w:del w:id="1" w:author="Guy Algeo" w:date="2026-07-30T16:22:00Z" w16du:dateUtc="2026-07-30T14:22:00Z">
        <w:r w:rsidDel="00AF630E">
          <w:rPr>
            <w:color w:val="1A1A1A"/>
          </w:rPr>
          <w:delText xml:space="preserve">the </w:delText>
        </w:r>
      </w:del>
      <w:ins w:id="2" w:author="Guy Algeo" w:date="2026-07-30T16:22:00Z" w16du:dateUtc="2026-07-30T14:22:00Z">
        <w:r w:rsidR="00AF630E">
          <w:rPr>
            <w:color w:val="1A1A1A"/>
          </w:rPr>
          <w:t xml:space="preserve">a Regulated </w:t>
        </w:r>
      </w:ins>
      <w:del w:id="3" w:author="Guy Algeo" w:date="2026-07-30T16:22:00Z" w16du:dateUtc="2026-07-30T14:22:00Z">
        <w:r w:rsidDel="00AF630E">
          <w:rPr>
            <w:color w:val="1A1A1A"/>
          </w:rPr>
          <w:delText xml:space="preserve">VALR </w:delText>
        </w:r>
      </w:del>
      <w:r>
        <w:rPr>
          <w:color w:val="1A1A1A"/>
        </w:rPr>
        <w:t>exchange within a segregated, dedicated client sub-account. No cross-border transfer of funds or forex externalization is required.</w:t>
      </w:r>
    </w:p>
    <w:p w14:paraId="0EC690FD" w14:textId="77777777" w:rsidR="007E0394" w:rsidRDefault="00E63A2A">
      <w:pPr>
        <w:keepNext/>
        <w:spacing w:before="160" w:after="40"/>
      </w:pPr>
      <w:r>
        <w:rPr>
          <w:b/>
          <w:color w:val="1A1A1A"/>
        </w:rPr>
        <w:t>The Strategy — How it Works</w:t>
      </w:r>
    </w:p>
    <w:p w14:paraId="72B5037D" w14:textId="77777777" w:rsidR="007E0394" w:rsidRDefault="00E63A2A">
      <w:pPr>
        <w:keepNext/>
        <w:spacing w:before="80" w:after="40"/>
      </w:pPr>
      <w:r>
        <w:rPr>
          <w:b/>
          <w:color w:val="1A1A1A"/>
        </w:rPr>
        <w:t>Component 1: The LTH PVR On-Chain Signal</w:t>
      </w:r>
    </w:p>
    <w:p w14:paraId="2553BA7D" w14:textId="77777777" w:rsidR="007E0394" w:rsidRDefault="00E63A2A">
      <w:pPr>
        <w:spacing w:before="40" w:after="80"/>
        <w:jc w:val="both"/>
      </w:pPr>
      <w:r>
        <w:rPr>
          <w:color w:val="1A1A1A"/>
        </w:rPr>
        <w:t>The core signal of the Strategy is the Long-Term Holder Profit-to-Volatility Ratio (“LTH PVR”), a proprietary on-chain analytical metric. It measures the deviation between the current Bitcoin market price and the average acquisition cost (realised price) of Bitcoin’s long-term holders — defined as holders who have not moved their coins for 155 days or more. This cohort, often called the “smart money” of the Bitcoin network, represents over 70% of circulating supply and reflects the conviction of the most committed participants in the market.</w:t>
      </w:r>
    </w:p>
    <w:p w14:paraId="18260C6D" w14:textId="77777777" w:rsidR="007E0394" w:rsidRDefault="00E63A2A">
      <w:pPr>
        <w:spacing w:before="40" w:after="80"/>
        <w:jc w:val="both"/>
      </w:pPr>
      <w:r>
        <w:rPr>
          <w:color w:val="1A1A1A"/>
        </w:rPr>
        <w:t>The deviation of price from the LTH realised price is normalised by the rolling volatility of that cohort’s cost basis and expressed in standard deviations (σ) from its historical mean. A negative σ reading indicates Bitcoin is statistically cheap relative to what long-term holders paid; a positive σ reading indicates it is expensive. Because LTH realised price is computed directly from blockchain UTXO data, the signal reflects actual economic conviction — it cannot be manipulated by short-term flows, derivative positioning, or sentiment.</w:t>
      </w:r>
    </w:p>
    <w:p w14:paraId="06B78239" w14:textId="77777777" w:rsidR="007E0394" w:rsidRDefault="00E63A2A">
      <w:pPr>
        <w:keepNext/>
        <w:spacing w:before="80" w:after="40"/>
      </w:pPr>
      <w:r>
        <w:rPr>
          <w:b/>
          <w:color w:val="1A1A1A"/>
        </w:rPr>
        <w:t>Component 2: Dollar-Cost Averaging (DCA)</w:t>
      </w:r>
    </w:p>
    <w:p w14:paraId="490B8944" w14:textId="77777777" w:rsidR="007E0394" w:rsidRDefault="00E63A2A">
      <w:pPr>
        <w:spacing w:before="40" w:after="80"/>
        <w:jc w:val="both"/>
      </w:pPr>
      <w:r>
        <w:rPr>
          <w:color w:val="1A1A1A"/>
        </w:rPr>
        <w:t>The Strategy commits the client’s regular contributions to Bitcoin at a disciplined cadence regardless of short-term market conditions. By spreading entries over time, DCA eliminates the single largest risk in volatile assets: the timing of a lump-sum entry. Average cost converges to the mean traded price over the contribution window, not to whatever price prevailed on any one day. The accumulation is fully automated; the client does not need to monitor the market or make day-to-day decisions.</w:t>
      </w:r>
    </w:p>
    <w:p w14:paraId="5A9DD742" w14:textId="77777777" w:rsidR="007E0394" w:rsidRDefault="00E63A2A">
      <w:pPr>
        <w:keepNext/>
        <w:spacing w:before="80" w:after="40"/>
      </w:pPr>
      <w:r>
        <w:rPr>
          <w:b/>
          <w:color w:val="1A1A1A"/>
        </w:rPr>
        <w:t>Component 3: Dynamic Grid Execution</w:t>
      </w:r>
    </w:p>
    <w:p w14:paraId="7457EBD8" w14:textId="3001BCFD" w:rsidR="007E0394" w:rsidRDefault="00E63A2A">
      <w:pPr>
        <w:spacing w:before="40" w:after="80"/>
        <w:jc w:val="both"/>
      </w:pPr>
      <w:r>
        <w:rPr>
          <w:color w:val="1A1A1A"/>
        </w:rPr>
        <w:t>The LTH PVR signal feeds a dynamic grid engine that determines how much Bitcoin to buy or sell on any given day. The Strategy uses an eleven-band confidence-interval framework: eleven grid levels are drawn as σ bands around the daily LTH PVR mean, with buy orders becoming progressively larger as the signal moves deeper into statistically cheap territory (</w:t>
      </w:r>
      <w:r w:rsidR="00355B97">
        <w:rPr>
          <w:color w:val="1A1A1A"/>
        </w:rPr>
        <w:t>-1</w:t>
      </w:r>
      <w:r>
        <w:rPr>
          <w:color w:val="1A1A1A"/>
        </w:rPr>
        <w:t>σ or lower) and sell orders becoming progressively larger as it moves into overheated territory (+2σ or higher). Unlike a traditional static grid bot — whose fixed price levels quickly become stranded in a trending market — the sigma bands recalibrate automatically every day as the on-chain mean drifts, ensuring orders always fire relative to current market conditions.</w:t>
      </w:r>
    </w:p>
    <w:p w14:paraId="6BFFBABF" w14:textId="77777777" w:rsidR="007E0394" w:rsidRDefault="00E63A2A">
      <w:pPr>
        <w:spacing w:before="40" w:after="80"/>
        <w:jc w:val="both"/>
      </w:pPr>
      <w:r>
        <w:rPr>
          <w:color w:val="1A1A1A"/>
        </w:rPr>
        <w:t>The grid also includes a Bear Market Pause: when momentum indicators confirm a sustained downtrend, the engine suspends new buy orders until conditions stabilise, protecting against deploying capital into a persistent decline.</w:t>
      </w:r>
    </w:p>
    <w:p w14:paraId="4CAC2633" w14:textId="424540EF" w:rsidR="007E0394" w:rsidRDefault="00E63A2A">
      <w:pPr>
        <w:spacing w:before="40" w:after="80"/>
        <w:jc w:val="both"/>
      </w:pPr>
      <w:r>
        <w:rPr>
          <w:color w:val="1A1A1A"/>
        </w:rPr>
        <w:t xml:space="preserve">All orders are placed </w:t>
      </w:r>
      <w:ins w:id="4" w:author="Guy Algeo" w:date="2026-07-30T16:23:00Z" w16du:dateUtc="2026-07-30T14:23:00Z">
        <w:r w:rsidR="00EB1CD5">
          <w:rPr>
            <w:color w:val="1A1A1A"/>
          </w:rPr>
          <w:t xml:space="preserve">are placed </w:t>
        </w:r>
      </w:ins>
      <w:del w:id="5" w:author="Guy Algeo" w:date="2026-07-30T16:23:00Z" w16du:dateUtc="2026-07-30T14:23:00Z">
        <w:r w:rsidDel="00EB1CD5">
          <w:rPr>
            <w:color w:val="1A1A1A"/>
          </w:rPr>
          <w:delText>as LIMIT</w:delText>
        </w:r>
      </w:del>
      <w:del w:id="6" w:author="Guy Algeo" w:date="2026-07-30T16:22:00Z" w16du:dateUtc="2026-07-30T14:22:00Z">
        <w:r w:rsidDel="00AF630E">
          <w:rPr>
            <w:color w:val="1A1A1A"/>
          </w:rPr>
          <w:delText xml:space="preserve"> orders on the VALR exchange</w:delText>
        </w:r>
      </w:del>
      <w:r w:rsidR="00355B97">
        <w:rPr>
          <w:color w:val="1A1A1A"/>
        </w:rPr>
        <w:t xml:space="preserve"> to ensure </w:t>
      </w:r>
      <w:del w:id="7" w:author="Guy Algeo" w:date="2026-07-30T16:22:00Z" w16du:dateUtc="2026-07-30T14:22:00Z">
        <w:r w:rsidR="00355B97" w:rsidDel="00421704">
          <w:rPr>
            <w:color w:val="1A1A1A"/>
          </w:rPr>
          <w:delText xml:space="preserve">the </w:delText>
        </w:r>
      </w:del>
      <w:ins w:id="8" w:author="Guy Algeo" w:date="2026-07-30T16:22:00Z" w16du:dateUtc="2026-07-30T14:22:00Z">
        <w:r w:rsidR="00421704">
          <w:rPr>
            <w:color w:val="1A1A1A"/>
          </w:rPr>
          <w:t>best execution</w:t>
        </w:r>
      </w:ins>
      <w:ins w:id="9" w:author="Guy Algeo" w:date="2026-07-30T16:23:00Z" w16du:dateUtc="2026-07-30T14:23:00Z">
        <w:r w:rsidR="00EB1CD5">
          <w:rPr>
            <w:color w:val="1A1A1A"/>
          </w:rPr>
          <w:t xml:space="preserve"> at that time</w:t>
        </w:r>
        <w:r w:rsidR="00421704">
          <w:rPr>
            <w:color w:val="1A1A1A"/>
          </w:rPr>
          <w:t xml:space="preserve">. </w:t>
        </w:r>
      </w:ins>
      <w:del w:id="10" w:author="Guy Algeo" w:date="2026-07-30T16:23:00Z" w16du:dateUtc="2026-07-30T14:23:00Z">
        <w:r w:rsidR="00355B97" w:rsidDel="00421704">
          <w:rPr>
            <w:color w:val="1A1A1A"/>
          </w:rPr>
          <w:delText>lowest exchange fees are paid</w:delText>
        </w:r>
        <w:r w:rsidDel="00421704">
          <w:rPr>
            <w:color w:val="1A1A1A"/>
          </w:rPr>
          <w:delText>.</w:delText>
        </w:r>
        <w:r w:rsidDel="00560494">
          <w:rPr>
            <w:color w:val="1A1A1A"/>
          </w:rPr>
          <w:delText xml:space="preserve"> If a limit order is not filled within 5 minutes, it is automatically cancelled and replaced with a MARKET order to ensure execution</w:delText>
        </w:r>
      </w:del>
      <w:r>
        <w:rPr>
          <w:color w:val="1A1A1A"/>
        </w:rPr>
        <w:t>. The client’s assets are held at all times in a segregated, dedicated VALR sub-account; BitWealth does not receive or hold client funds.</w:t>
      </w:r>
    </w:p>
    <w:p w14:paraId="03425344" w14:textId="33AB88B7" w:rsidR="007E0394" w:rsidRDefault="00E63A2A">
      <w:pPr>
        <w:spacing w:before="40" w:after="80"/>
        <w:jc w:val="both"/>
      </w:pPr>
      <w:r>
        <w:rPr>
          <w:color w:val="1A1A1A"/>
        </w:rPr>
        <w:lastRenderedPageBreak/>
        <w:t>The Strategy may be funded by a once-off lump-sum of at least R 50 000 and / or a recurring monthly DCA contribution of at least R </w:t>
      </w:r>
      <w:r w:rsidR="00355B97">
        <w:rPr>
          <w:color w:val="1A1A1A"/>
        </w:rPr>
        <w:t>3</w:t>
      </w:r>
      <w:r>
        <w:rPr>
          <w:color w:val="1A1A1A"/>
        </w:rPr>
        <w:t> 000 per month. Withdrawals may be requested at any time with 5 (five) business days’ written notice.</w:t>
      </w:r>
    </w:p>
    <w:p w14:paraId="2280F7ED" w14:textId="77777777" w:rsidR="007E0394" w:rsidRDefault="00E63A2A">
      <w:pPr>
        <w:keepNext/>
        <w:spacing w:before="160" w:after="40"/>
      </w:pPr>
      <w:r>
        <w:rPr>
          <w:b/>
          <w:color w:val="1A1A1A"/>
        </w:rPr>
        <w:t>Automated Execution and Reserved Discretion</w:t>
      </w:r>
    </w:p>
    <w:p w14:paraId="48B3F69F" w14:textId="77777777" w:rsidR="007E0394" w:rsidRDefault="00E63A2A">
      <w:pPr>
        <w:spacing w:before="40" w:after="80"/>
        <w:jc w:val="both"/>
      </w:pPr>
      <w:r>
        <w:rPr>
          <w:color w:val="1A1A1A"/>
        </w:rPr>
        <w:t>The Strategy is fully automated. Once the Client’s account is configured and funded, signals are generated and orders placed without manual intervention. However, BitWealth expressly reserves discretion to override, pause, or modify automated execution in the following exceptional circumstance:</w:t>
      </w:r>
    </w:p>
    <w:p w14:paraId="3B091318" w14:textId="56A89764" w:rsidR="007E0394" w:rsidRDefault="00E63A2A">
      <w:pPr>
        <w:pStyle w:val="ListBullet"/>
        <w:spacing w:before="20" w:after="60"/>
        <w:ind w:left="454"/>
        <w:jc w:val="both"/>
      </w:pPr>
      <w:r>
        <w:rPr>
          <w:color w:val="1A1A1A"/>
        </w:rPr>
        <w:t>MARKET STRUCTURE CHANGE — a fundamental, structural change in the Bitcoin market, on-chain data architecture, or exchange infrastructure that renders the LTH PVR signals unreliable or inapplicable.</w:t>
      </w:r>
    </w:p>
    <w:p w14:paraId="662E57AF" w14:textId="77777777" w:rsidR="007E0394" w:rsidRDefault="00E63A2A">
      <w:pPr>
        <w:spacing w:before="40" w:after="80"/>
        <w:jc w:val="both"/>
      </w:pPr>
      <w:r>
        <w:rPr>
          <w:color w:val="1A1A1A"/>
        </w:rPr>
        <w:t>Any exercise of discretion will be: (a) documented and motivated in writing; (b) limited to the minimum action necessary to protect the Client’s interests; and (c) notified to the Client within 2 (two) business days of the action being taken. Outside of the above exception, the Strategy will not deviate from its rules-based signals.</w:t>
      </w:r>
    </w:p>
    <w:p w14:paraId="1AE6B7DB" w14:textId="77777777" w:rsidR="007E0394" w:rsidRDefault="00E63A2A">
      <w:pPr>
        <w:keepNext/>
        <w:spacing w:before="160" w:after="40"/>
      </w:pPr>
      <w:r>
        <w:rPr>
          <w:b/>
          <w:color w:val="1A1A1A"/>
        </w:rPr>
        <w:t>Optional Component 4: Idle-Cash Yield via USDPC</w:t>
      </w:r>
    </w:p>
    <w:p w14:paraId="202819E3" w14:textId="77777777" w:rsidR="007E0394" w:rsidRDefault="00E63A2A">
      <w:pPr>
        <w:spacing w:before="40" w:after="80"/>
        <w:jc w:val="both"/>
      </w:pPr>
      <w:r>
        <w:rPr>
          <w:color w:val="1A1A1A"/>
        </w:rPr>
        <w:t>Between Bitcoin positions — during HOLD periods and the Bear Market Pause — the client’s portfolio may hold a material balance of idle USDT. By default this cash earns no return. BitWealth offers an optional enhancement: idle USDT can be automatically swept into USDPC, the USD Private Credit Token issued by RainFin (Pty) Ltd, backed by the Garrington Private Credit Strategy — a portfolio of senior secured, asset-backed loans with a 10-year track record.</w:t>
      </w:r>
    </w:p>
    <w:p w14:paraId="3D75DE53" w14:textId="77777777" w:rsidR="007E0394" w:rsidRDefault="00E63A2A">
      <w:pPr>
        <w:spacing w:before="40" w:after="80"/>
        <w:jc w:val="both"/>
      </w:pPr>
      <w:r>
        <w:rPr>
          <w:color w:val="1A1A1A"/>
        </w:rPr>
        <w:t>USDPC targets a net USD return of approximately 8–10% per annum. The sweep is fully automated and designed never to delay a Bitcoin trade: the instant the LTH PVR engine generates a buy signal, any USDPC balance is converted back to USDT (sub-second settlement) before the order is placed. Each conversion costs approximately 0.1% of the amount swept. This feature is OPTIONAL and disabled by default.</w:t>
      </w:r>
    </w:p>
    <w:tbl>
      <w:tblPr>
        <w:tblStyle w:val="TableGrid"/>
        <w:tblW w:w="0" w:type="auto"/>
        <w:tblLook w:val="04A0" w:firstRow="1" w:lastRow="0" w:firstColumn="1" w:lastColumn="0" w:noHBand="0" w:noVBand="1"/>
      </w:tblPr>
      <w:tblGrid>
        <w:gridCol w:w="817"/>
        <w:gridCol w:w="8919"/>
      </w:tblGrid>
      <w:tr w:rsidR="007E0394" w14:paraId="4562336D" w14:textId="77777777" w:rsidTr="0000621C">
        <w:tc>
          <w:tcPr>
            <w:tcW w:w="817" w:type="dxa"/>
            <w:shd w:val="clear" w:color="auto" w:fill="FFFDE7"/>
          </w:tcPr>
          <w:p w14:paraId="6DDEED37" w14:textId="77777777" w:rsidR="007E0394" w:rsidRDefault="00E63A2A">
            <w:pPr>
              <w:jc w:val="center"/>
            </w:pPr>
            <w:r>
              <w:rPr>
                <w:color w:val="173F5F"/>
                <w:sz w:val="32"/>
              </w:rPr>
              <w:t>☐</w:t>
            </w:r>
          </w:p>
        </w:tc>
        <w:tc>
          <w:tcPr>
            <w:tcW w:w="8929" w:type="dxa"/>
            <w:shd w:val="clear" w:color="auto" w:fill="FFFDE7"/>
          </w:tcPr>
          <w:p w14:paraId="3B09958C" w14:textId="77777777" w:rsidR="00355B97" w:rsidRDefault="00E63A2A">
            <w:pPr>
              <w:rPr>
                <w:color w:val="1A1A1A"/>
              </w:rPr>
            </w:pPr>
            <w:r>
              <w:rPr>
                <w:color w:val="1A1A1A"/>
              </w:rPr>
              <w:t>I / We opt IN to the USDPC idle-cash yield feature (Optional Component 4). I / We acknowledge the USDPC-specific risks listed below and agree that idle USDT in my / our portfolio may be automatically swept into USDPC between Bitcoin positions.</w:t>
            </w:r>
          </w:p>
          <w:p w14:paraId="15D515AA" w14:textId="77777777" w:rsidR="00355B97" w:rsidRDefault="00355B97">
            <w:pPr>
              <w:rPr>
                <w:color w:val="1A1A1A"/>
              </w:rPr>
            </w:pPr>
          </w:p>
          <w:p w14:paraId="1C3F59BC" w14:textId="79BAFEFC" w:rsidR="007E0394" w:rsidRDefault="00E63A2A" w:rsidP="0000621C">
            <w:pPr>
              <w:jc w:val="right"/>
            </w:pPr>
            <w:r>
              <w:rPr>
                <w:color w:val="1A1A1A"/>
              </w:rPr>
              <w:t>Client initials: __________</w:t>
            </w:r>
          </w:p>
        </w:tc>
      </w:tr>
    </w:tbl>
    <w:p w14:paraId="635BA3ED" w14:textId="77777777" w:rsidR="007E0394" w:rsidRDefault="00E63A2A">
      <w:pPr>
        <w:spacing w:before="120" w:after="40"/>
        <w:jc w:val="both"/>
      </w:pPr>
      <w:r>
        <w:rPr>
          <w:color w:val="1A1A1A"/>
        </w:rPr>
        <w:t>USDPC-specific risks (applicable only if opted in above):</w:t>
      </w:r>
    </w:p>
    <w:p w14:paraId="4DACB84D" w14:textId="77777777" w:rsidR="007E0394" w:rsidRDefault="00E63A2A">
      <w:pPr>
        <w:pStyle w:val="ListBullet"/>
        <w:spacing w:before="20" w:after="60"/>
        <w:ind w:left="454"/>
        <w:jc w:val="both"/>
      </w:pPr>
      <w:r>
        <w:rPr>
          <w:color w:val="1A1A1A"/>
        </w:rPr>
        <w:t>USDPC is NOT a bank deposit and is not protected by the Deposit Insurance Scheme. The 8–10% per annum target return is not guaranteed and may vary.</w:t>
      </w:r>
    </w:p>
    <w:p w14:paraId="76274FD1" w14:textId="77777777" w:rsidR="007E0394" w:rsidRDefault="00E63A2A">
      <w:pPr>
        <w:pStyle w:val="ListBullet"/>
        <w:spacing w:before="20" w:after="60"/>
        <w:ind w:left="454"/>
        <w:jc w:val="both"/>
      </w:pPr>
      <w:r>
        <w:rPr>
          <w:color w:val="1A1A1A"/>
        </w:rPr>
        <w:t>The client is exposed to credit risk (borrower default within the Garrington Private Credit portfolio), liquidity risk (redemption delays in certain conditions), and smart-contract / technology risk associated with the USDPC token.</w:t>
      </w:r>
    </w:p>
    <w:p w14:paraId="5D2DE9B4" w14:textId="77777777" w:rsidR="007E0394" w:rsidRDefault="00E63A2A">
      <w:pPr>
        <w:pStyle w:val="ListBullet"/>
        <w:spacing w:before="20" w:after="60"/>
        <w:ind w:left="454"/>
        <w:jc w:val="both"/>
      </w:pPr>
      <w:r>
        <w:rPr>
          <w:color w:val="1A1A1A"/>
        </w:rPr>
        <w:t>USDPC is a third-party product issued by RainFin (Pty) Ltd. BitWealth and Finova are not responsible for the performance, solvency, or continued operation of RainFin or the Garrington Private Credit Strategy.</w:t>
      </w:r>
    </w:p>
    <w:p w14:paraId="456B8411" w14:textId="77777777" w:rsidR="007E0394" w:rsidRDefault="00E63A2A">
      <w:pPr>
        <w:pStyle w:val="ListBullet"/>
        <w:spacing w:before="20" w:after="60"/>
        <w:ind w:left="454"/>
        <w:jc w:val="both"/>
      </w:pPr>
      <w:r>
        <w:rPr>
          <w:color w:val="1A1A1A"/>
        </w:rPr>
        <w:t>Each automated USDT⇔USDPC conversion costs approximately 0.1% of the amount swept. These costs are for the client’s account.</w:t>
      </w:r>
    </w:p>
    <w:p w14:paraId="48B66CAC" w14:textId="77777777" w:rsidR="007E0394" w:rsidRDefault="00E63A2A">
      <w:pPr>
        <w:keepNext/>
        <w:spacing w:before="160" w:after="40"/>
      </w:pPr>
      <w:r>
        <w:rPr>
          <w:b/>
          <w:color w:val="1A1A1A"/>
        </w:rPr>
        <w:t>Risks</w:t>
      </w:r>
    </w:p>
    <w:p w14:paraId="1973DCED" w14:textId="77777777" w:rsidR="007E0394" w:rsidRDefault="00E63A2A">
      <w:pPr>
        <w:spacing w:before="40" w:after="80"/>
        <w:jc w:val="both"/>
      </w:pPr>
      <w:r>
        <w:rPr>
          <w:color w:val="1A1A1A"/>
        </w:rPr>
        <w:t>Bitcoin is a high-risk, highly volatile asset. Past or back-tested performance of the LTH PVR Strategy is not a guarantee of future results. The client acknowledges the following risks, which are not exhaustive:</w:t>
      </w:r>
    </w:p>
    <w:p w14:paraId="0CEF2CCB" w14:textId="77777777" w:rsidR="007E0394" w:rsidRDefault="00E63A2A">
      <w:pPr>
        <w:pStyle w:val="ListBullet"/>
        <w:spacing w:before="20" w:after="60"/>
        <w:ind w:left="454"/>
        <w:jc w:val="both"/>
      </w:pPr>
      <w:r>
        <w:rPr>
          <w:color w:val="1A1A1A"/>
        </w:rPr>
        <w:t>Bitcoin price may decline sharply and rapidly. The client may receive back less than the amount invested.</w:t>
      </w:r>
    </w:p>
    <w:p w14:paraId="4E96202B" w14:textId="2D15C040" w:rsidR="007E0394" w:rsidRDefault="00E63A2A">
      <w:pPr>
        <w:pStyle w:val="ListBullet"/>
        <w:spacing w:before="20" w:after="60"/>
        <w:ind w:left="454"/>
        <w:jc w:val="both"/>
      </w:pPr>
      <w:r>
        <w:rPr>
          <w:color w:val="1A1A1A"/>
        </w:rPr>
        <w:t xml:space="preserve">The LTH PVR algorithm uses on-chain data sourced from </w:t>
      </w:r>
      <w:r w:rsidR="0000621C">
        <w:rPr>
          <w:color w:val="1A1A1A"/>
        </w:rPr>
        <w:t>a</w:t>
      </w:r>
      <w:r>
        <w:rPr>
          <w:color w:val="1A1A1A"/>
        </w:rPr>
        <w:t xml:space="preserve"> Bitcoin</w:t>
      </w:r>
      <w:r w:rsidR="0000621C">
        <w:rPr>
          <w:color w:val="1A1A1A"/>
        </w:rPr>
        <w:t xml:space="preserve"> blockchain node via</w:t>
      </w:r>
      <w:r>
        <w:rPr>
          <w:color w:val="1A1A1A"/>
        </w:rPr>
        <w:t xml:space="preserve"> a third-party data provider. Inaccurate, delayed, or unavailable data may cause incorrect signals or missed trades.</w:t>
      </w:r>
    </w:p>
    <w:p w14:paraId="705CE2D7" w14:textId="20138ECF" w:rsidR="007E0394" w:rsidRDefault="00E63A2A">
      <w:pPr>
        <w:pStyle w:val="ListBullet"/>
        <w:spacing w:before="20" w:after="60"/>
        <w:ind w:left="454"/>
        <w:jc w:val="both"/>
      </w:pPr>
      <w:r>
        <w:rPr>
          <w:color w:val="1A1A1A"/>
        </w:rPr>
        <w:t xml:space="preserve">All trades are executed on the </w:t>
      </w:r>
      <w:ins w:id="11" w:author="Guy Algeo" w:date="2026-07-30T16:24:00Z" w16du:dateUtc="2026-07-30T14:24:00Z">
        <w:r w:rsidR="00560494">
          <w:rPr>
            <w:color w:val="1A1A1A"/>
          </w:rPr>
          <w:t xml:space="preserve">a Regulated </w:t>
        </w:r>
      </w:ins>
      <w:del w:id="12" w:author="Guy Algeo" w:date="2026-07-30T16:24:00Z" w16du:dateUtc="2026-07-30T14:24:00Z">
        <w:r w:rsidDel="00560494">
          <w:rPr>
            <w:color w:val="1A1A1A"/>
          </w:rPr>
          <w:delText xml:space="preserve">VALR </w:delText>
        </w:r>
      </w:del>
      <w:r>
        <w:rPr>
          <w:color w:val="1A1A1A"/>
        </w:rPr>
        <w:t>exchange. The client is exposed to exchange operational risk, including downtime, technical failure, and counterparty risk.</w:t>
      </w:r>
    </w:p>
    <w:p w14:paraId="36774E6A" w14:textId="497BF91B" w:rsidR="007E0394" w:rsidRDefault="00E63A2A">
      <w:pPr>
        <w:pStyle w:val="ListBullet"/>
        <w:spacing w:before="20" w:after="60"/>
        <w:ind w:left="454"/>
        <w:jc w:val="both"/>
      </w:pPr>
      <w:r>
        <w:rPr>
          <w:color w:val="1A1A1A"/>
        </w:rPr>
        <w:t>Bitcoin</w:t>
      </w:r>
      <w:ins w:id="13" w:author="Guy Algeo" w:date="2026-07-30T16:24:00Z" w16du:dateUtc="2026-07-30T14:24:00Z">
        <w:r w:rsidR="00560494">
          <w:rPr>
            <w:color w:val="1A1A1A"/>
          </w:rPr>
          <w:t xml:space="preserve"> and crypto assets </w:t>
        </w:r>
      </w:ins>
      <w:del w:id="14" w:author="Guy Algeo" w:date="2026-07-30T16:24:00Z" w16du:dateUtc="2026-07-30T14:24:00Z">
        <w:r w:rsidDel="00560494">
          <w:rPr>
            <w:color w:val="1A1A1A"/>
          </w:rPr>
          <w:delText xml:space="preserve"> is</w:delText>
        </w:r>
      </w:del>
      <w:ins w:id="15" w:author="Guy Algeo" w:date="2026-07-30T16:24:00Z" w16du:dateUtc="2026-07-30T14:24:00Z">
        <w:r w:rsidR="00560494">
          <w:rPr>
            <w:color w:val="1A1A1A"/>
          </w:rPr>
          <w:t xml:space="preserve">are </w:t>
        </w:r>
      </w:ins>
      <w:del w:id="16" w:author="Guy Algeo" w:date="2026-07-30T16:24:00Z" w16du:dateUtc="2026-07-30T14:24:00Z">
        <w:r w:rsidDel="00560494">
          <w:rPr>
            <w:color w:val="1A1A1A"/>
          </w:rPr>
          <w:delText xml:space="preserve"> </w:delText>
        </w:r>
      </w:del>
      <w:r>
        <w:rPr>
          <w:color w:val="1A1A1A"/>
        </w:rPr>
        <w:t xml:space="preserve">a relatively new asset class. Regulatory frameworks governing crypto assets are evolving. Future changes may affect the Strategy, </w:t>
      </w:r>
      <w:ins w:id="17" w:author="Guy Algeo" w:date="2026-07-30T16:24:00Z" w16du:dateUtc="2026-07-30T14:24:00Z">
        <w:r w:rsidR="00560494">
          <w:rPr>
            <w:color w:val="1A1A1A"/>
          </w:rPr>
          <w:t>a Regulated</w:t>
        </w:r>
      </w:ins>
      <w:del w:id="18" w:author="Guy Algeo" w:date="2026-07-30T16:24:00Z" w16du:dateUtc="2026-07-30T14:24:00Z">
        <w:r w:rsidDel="00560494">
          <w:rPr>
            <w:color w:val="1A1A1A"/>
          </w:rPr>
          <w:delText>VALR</w:delText>
        </w:r>
      </w:del>
      <w:r>
        <w:rPr>
          <w:color w:val="1A1A1A"/>
        </w:rPr>
        <w:t>, or the client’s access to their assets.</w:t>
      </w:r>
    </w:p>
    <w:p w14:paraId="1A07F92C" w14:textId="07DC3355" w:rsidR="007E0394" w:rsidRDefault="00E63A2A">
      <w:pPr>
        <w:pStyle w:val="ListBullet"/>
        <w:spacing w:before="20" w:after="60"/>
        <w:ind w:left="454"/>
        <w:jc w:val="both"/>
      </w:pPr>
      <w:r>
        <w:rPr>
          <w:color w:val="1A1A1A"/>
        </w:rPr>
        <w:lastRenderedPageBreak/>
        <w:t xml:space="preserve">Client assets are held in a </w:t>
      </w:r>
      <w:del w:id="19" w:author="Guy Algeo" w:date="2026-07-30T16:24:00Z" w16du:dateUtc="2026-07-30T14:24:00Z">
        <w:r w:rsidDel="00560494">
          <w:rPr>
            <w:color w:val="1A1A1A"/>
          </w:rPr>
          <w:delText xml:space="preserve">VALR </w:delText>
        </w:r>
      </w:del>
      <w:ins w:id="20" w:author="Guy Algeo" w:date="2026-07-30T16:24:00Z" w16du:dateUtc="2026-07-30T14:24:00Z">
        <w:r w:rsidR="00560494">
          <w:rPr>
            <w:color w:val="1A1A1A"/>
          </w:rPr>
          <w:t xml:space="preserve">dedicated </w:t>
        </w:r>
      </w:ins>
      <w:r>
        <w:rPr>
          <w:color w:val="1A1A1A"/>
        </w:rPr>
        <w:t>sub-account</w:t>
      </w:r>
      <w:del w:id="21" w:author="Guy Algeo" w:date="2026-07-30T16:24:00Z" w16du:dateUtc="2026-07-30T14:24:00Z">
        <w:r w:rsidDel="00B97A20">
          <w:rPr>
            <w:color w:val="1A1A1A"/>
          </w:rPr>
          <w:delText>. VALR</w:delText>
        </w:r>
      </w:del>
      <w:ins w:id="22" w:author="Guy Algeo" w:date="2026-07-30T16:25:00Z" w16du:dateUtc="2026-07-30T14:25:00Z">
        <w:r w:rsidR="00B97A20">
          <w:rPr>
            <w:color w:val="1A1A1A"/>
          </w:rPr>
          <w:t xml:space="preserve"> at </w:t>
        </w:r>
      </w:ins>
      <w:del w:id="23" w:author="Guy Algeo" w:date="2026-07-30T16:24:00Z" w16du:dateUtc="2026-07-30T14:24:00Z">
        <w:r w:rsidDel="00B97A20">
          <w:rPr>
            <w:color w:val="1A1A1A"/>
          </w:rPr>
          <w:delText xml:space="preserve"> </w:delText>
        </w:r>
      </w:del>
      <w:del w:id="24" w:author="Guy Algeo" w:date="2026-07-30T16:25:00Z" w16du:dateUtc="2026-07-30T14:25:00Z">
        <w:r w:rsidDel="00B97A20">
          <w:rPr>
            <w:color w:val="1A1A1A"/>
          </w:rPr>
          <w:delText>is</w:delText>
        </w:r>
      </w:del>
      <w:r>
        <w:rPr>
          <w:color w:val="1A1A1A"/>
        </w:rPr>
        <w:t xml:space="preserve"> a licensed crypto asset service provider, but assets held on an exchange are not covered by </w:t>
      </w:r>
      <w:r w:rsidRPr="00CA4426">
        <w:rPr>
          <w:color w:val="1A1A1A"/>
          <w:highlight w:val="yellow"/>
          <w:rPrChange w:id="25" w:author="Guy Algeo" w:date="2026-07-30T16:25:00Z" w16du:dateUtc="2026-07-30T14:25:00Z">
            <w:rPr>
              <w:color w:val="1A1A1A"/>
            </w:rPr>
          </w:rPrChange>
        </w:rPr>
        <w:t>the Investor Protection Compensation Scheme</w:t>
      </w:r>
      <w:r>
        <w:rPr>
          <w:color w:val="1A1A1A"/>
        </w:rPr>
        <w:t xml:space="preserve"> applicable to traditional securities.</w:t>
      </w:r>
    </w:p>
    <w:p w14:paraId="3EEEDD75" w14:textId="77777777" w:rsidR="007E0394" w:rsidRDefault="00E63A2A">
      <w:pPr>
        <w:pStyle w:val="ListBullet"/>
        <w:spacing w:before="20" w:after="60"/>
        <w:ind w:left="454"/>
        <w:jc w:val="both"/>
      </w:pPr>
      <w:r>
        <w:rPr>
          <w:color w:val="1A1A1A"/>
        </w:rPr>
        <w:t>The Dynamic Grid and Bear Market Pause features reduce but do not eliminate the risk of loss during sustained bear markets or extreme volatility events.</w:t>
      </w:r>
    </w:p>
    <w:p w14:paraId="6CB2AE7D" w14:textId="77777777" w:rsidR="007E0394" w:rsidRDefault="00E63A2A">
      <w:pPr>
        <w:pStyle w:val="ListBullet"/>
        <w:spacing w:before="20" w:after="60"/>
        <w:ind w:left="454"/>
        <w:jc w:val="both"/>
      </w:pPr>
      <w:r>
        <w:rPr>
          <w:color w:val="1A1A1A"/>
        </w:rPr>
        <w:t>No warranties, guarantees or representations regarding returns are made. The client should consider the appropriateness of this Strategy for their personal financial circumstances before investing.</w:t>
      </w:r>
    </w:p>
    <w:p w14:paraId="1DDCDB36" w14:textId="77777777" w:rsidR="007E0394" w:rsidRDefault="00E63A2A">
      <w:pPr>
        <w:keepNext/>
        <w:spacing w:before="160" w:after="40"/>
      </w:pPr>
      <w:r>
        <w:rPr>
          <w:b/>
          <w:color w:val="1A1A1A"/>
        </w:rPr>
        <w:t>Fees</w:t>
      </w:r>
    </w:p>
    <w:p w14:paraId="3CD26C60" w14:textId="46F1CA2D" w:rsidR="007E0394" w:rsidRDefault="00E63A2A">
      <w:pPr>
        <w:spacing w:before="40" w:after="80"/>
        <w:jc w:val="both"/>
      </w:pPr>
      <w:r>
        <w:rPr>
          <w:color w:val="1A1A1A"/>
        </w:rPr>
        <w:t xml:space="preserve">The following fees apply. Applicable rates are agreed between the client and </w:t>
      </w:r>
      <w:r w:rsidR="0000621C">
        <w:rPr>
          <w:color w:val="1A1A1A"/>
        </w:rPr>
        <w:t>Finova</w:t>
      </w:r>
      <w:r>
        <w:rPr>
          <w:color w:val="1A1A1A"/>
        </w:rPr>
        <w:t xml:space="preserve"> and recorded in the client’s individual fee schedule.</w:t>
      </w:r>
    </w:p>
    <w:p w14:paraId="20E3D300" w14:textId="1DB9649E" w:rsidR="0043384C" w:rsidRDefault="0043384C" w:rsidP="0043384C">
      <w:pPr>
        <w:spacing w:before="40" w:after="80"/>
        <w:jc w:val="both"/>
        <w:rPr>
          <w:moveTo w:id="26" w:author="Guy Algeo" w:date="2026-07-30T16:14:00Z" w16du:dateUtc="2026-07-30T14:14:00Z"/>
        </w:rPr>
      </w:pPr>
      <w:moveToRangeStart w:id="27" w:author="Guy Algeo" w:date="2026-07-30T16:14:00Z" w:name="move236320475"/>
      <w:moveTo w:id="28" w:author="Guy Algeo" w:date="2026-07-30T16:14:00Z" w16du:dateUtc="2026-07-30T14:14:00Z">
        <w:r>
          <w:rPr>
            <w:b/>
            <w:color w:val="1A1A1A"/>
          </w:rPr>
          <w:t xml:space="preserve">Management Fee: </w:t>
        </w:r>
        <w:del w:id="29" w:author="Guy Algeo" w:date="2026-07-30T16:18:00Z" w16du:dateUtc="2026-07-30T14:18:00Z">
          <w:r w:rsidDel="007F14E2">
            <w:rPr>
              <w:color w:val="1A1A1A"/>
            </w:rPr>
            <w:delText>[●]</w:delText>
          </w:r>
        </w:del>
      </w:moveTo>
      <w:ins w:id="30" w:author="Guy Algeo" w:date="2026-07-30T16:18:00Z" w16du:dateUtc="2026-07-30T14:18:00Z">
        <w:r w:rsidR="00677F79">
          <w:rPr>
            <w:color w:val="1A1A1A"/>
          </w:rPr>
          <w:t>1</w:t>
        </w:r>
      </w:ins>
      <w:moveTo w:id="31" w:author="Guy Algeo" w:date="2026-07-30T16:14:00Z" w16du:dateUtc="2026-07-30T14:14:00Z">
        <w:r>
          <w:rPr>
            <w:color w:val="1A1A1A"/>
          </w:rPr>
          <w:t>% per annum on portfolio NAV, calculated and deducted monthly</w:t>
        </w:r>
        <w:del w:id="32" w:author="Guy Algeo" w:date="2026-07-30T16:18:00Z" w16du:dateUtc="2026-07-30T14:18:00Z">
          <w:r w:rsidDel="007F14E2">
            <w:rPr>
              <w:color w:val="1A1A1A"/>
            </w:rPr>
            <w:delText>. Standard rate: 1% p.a. (≈8.333 basis points per month on average NAV).</w:delText>
          </w:r>
        </w:del>
      </w:moveTo>
      <w:ins w:id="33" w:author="Guy Algeo" w:date="2026-07-30T16:18:00Z" w16du:dateUtc="2026-07-30T14:18:00Z">
        <w:r w:rsidR="007F14E2">
          <w:rPr>
            <w:color w:val="1A1A1A"/>
          </w:rPr>
          <w:t>.</w:t>
        </w:r>
      </w:ins>
    </w:p>
    <w:moveToRangeEnd w:id="27"/>
    <w:p w14:paraId="6F947CD5" w14:textId="2FA9B1ED" w:rsidR="007E0394" w:rsidRDefault="00E63A2A">
      <w:pPr>
        <w:spacing w:before="40" w:after="80"/>
        <w:jc w:val="both"/>
      </w:pPr>
      <w:r>
        <w:rPr>
          <w:b/>
          <w:color w:val="1A1A1A"/>
        </w:rPr>
        <w:t xml:space="preserve">Performance Fee with High-Water Mark (HWM): </w:t>
      </w:r>
      <w:del w:id="34" w:author="Guy Algeo" w:date="2026-07-30T16:18:00Z" w16du:dateUtc="2026-07-30T14:18:00Z">
        <w:r w:rsidDel="00677F79">
          <w:rPr>
            <w:color w:val="1A1A1A"/>
          </w:rPr>
          <w:delText xml:space="preserve">[●]% </w:delText>
        </w:r>
      </w:del>
      <w:ins w:id="35" w:author="Guy Algeo" w:date="2026-07-30T16:18:00Z" w16du:dateUtc="2026-07-30T14:18:00Z">
        <w:r w:rsidR="00677F79">
          <w:rPr>
            <w:color w:val="1A1A1A"/>
          </w:rPr>
          <w:t xml:space="preserve">10% </w:t>
        </w:r>
      </w:ins>
      <w:r>
        <w:rPr>
          <w:color w:val="1A1A1A"/>
        </w:rPr>
        <w:t xml:space="preserve">of net profits above the HWM, calculated and deducted </w:t>
      </w:r>
      <w:r w:rsidR="0000621C">
        <w:rPr>
          <w:i/>
          <w:color w:val="1A1A1A"/>
        </w:rPr>
        <w:t>monthly</w:t>
      </w:r>
      <w:r>
        <w:rPr>
          <w:color w:val="1A1A1A"/>
        </w:rPr>
        <w:t xml:space="preserve">. </w:t>
      </w:r>
      <w:del w:id="36" w:author="Guy Algeo" w:date="2026-07-30T16:18:00Z" w16du:dateUtc="2026-07-30T14:18:00Z">
        <w:r w:rsidDel="00677F79">
          <w:rPr>
            <w:color w:val="1A1A1A"/>
          </w:rPr>
          <w:delText>Standard rate: 10%.</w:delText>
        </w:r>
      </w:del>
    </w:p>
    <w:p w14:paraId="2E85EF0A" w14:textId="77777777" w:rsidR="007E0394" w:rsidRDefault="00E63A2A">
      <w:pPr>
        <w:spacing w:after="80"/>
        <w:jc w:val="both"/>
      </w:pPr>
      <w:r>
        <w:rPr>
          <w:color w:val="1A1A1A"/>
        </w:rPr>
        <w:t>The HWM is the highest NAV the client’s portfolio has previously achieved. Performance fees are charged only on new profits above that mark. If the portfolio falls and recovers, no fee is charged on the recovery — only on gains that set a new high. Example: NAV reaches $100k, drops to $80k, recovers to $100k (no fee), then grows to $120k — fee charged on $20k of new profit only.</w:t>
      </w:r>
    </w:p>
    <w:p w14:paraId="63302F9E" w14:textId="5AA5ACD2" w:rsidR="007E0394" w:rsidDel="0043384C" w:rsidRDefault="00E63A2A">
      <w:pPr>
        <w:spacing w:before="40" w:after="80"/>
        <w:jc w:val="both"/>
        <w:rPr>
          <w:moveFrom w:id="37" w:author="Guy Algeo" w:date="2026-07-30T16:14:00Z" w16du:dateUtc="2026-07-30T14:14:00Z"/>
        </w:rPr>
      </w:pPr>
      <w:moveFromRangeStart w:id="38" w:author="Guy Algeo" w:date="2026-07-30T16:14:00Z" w:name="move236320475"/>
      <w:moveFrom w:id="39" w:author="Guy Algeo" w:date="2026-07-30T16:14:00Z" w16du:dateUtc="2026-07-30T14:14:00Z">
        <w:r w:rsidDel="0043384C">
          <w:rPr>
            <w:b/>
            <w:color w:val="1A1A1A"/>
          </w:rPr>
          <w:t xml:space="preserve">Management Fee: </w:t>
        </w:r>
        <w:r w:rsidDel="0043384C">
          <w:rPr>
            <w:color w:val="1A1A1A"/>
          </w:rPr>
          <w:t>[●]% per annum on portfolio NAV, calculated and deducted monthly. Standard rate: 1% p.a. (≈8</w:t>
        </w:r>
        <w:r w:rsidR="0000621C" w:rsidDel="0043384C">
          <w:rPr>
            <w:color w:val="1A1A1A"/>
          </w:rPr>
          <w:t>.33</w:t>
        </w:r>
        <w:r w:rsidDel="0043384C">
          <w:rPr>
            <w:color w:val="1A1A1A"/>
          </w:rPr>
          <w:t>3 basis points per month on average NAV).</w:t>
        </w:r>
      </w:moveFrom>
    </w:p>
    <w:moveFromRangeEnd w:id="38"/>
    <w:p w14:paraId="22A75ED4" w14:textId="77777777" w:rsidR="00CA4426" w:rsidRDefault="00CA4426">
      <w:pPr>
        <w:spacing w:after="80"/>
        <w:jc w:val="both"/>
        <w:rPr>
          <w:ins w:id="40" w:author="Guy Algeo" w:date="2026-07-30T16:25:00Z" w16du:dateUtc="2026-07-30T14:25:00Z"/>
          <w:color w:val="1A1A1A"/>
          <w:highlight w:val="yellow"/>
        </w:rPr>
      </w:pPr>
      <w:ins w:id="41" w:author="Guy Algeo" w:date="2026-07-30T16:25:00Z" w16du:dateUtc="2026-07-30T14:25:00Z">
        <w:r>
          <w:rPr>
            <w:color w:val="1A1A1A"/>
            <w:highlight w:val="yellow"/>
          </w:rPr>
          <w:t xml:space="preserve">Other Costs: </w:t>
        </w:r>
      </w:ins>
    </w:p>
    <w:p w14:paraId="4A9FAA32" w14:textId="59EE3656" w:rsidR="007E0394" w:rsidRDefault="00E63A2A">
      <w:pPr>
        <w:pStyle w:val="ListParagraph"/>
        <w:numPr>
          <w:ilvl w:val="0"/>
          <w:numId w:val="10"/>
        </w:numPr>
        <w:spacing w:after="80"/>
        <w:jc w:val="both"/>
        <w:pPrChange w:id="42" w:author="Guy Algeo" w:date="2026-07-30T16:26:00Z" w16du:dateUtc="2026-07-30T14:26:00Z">
          <w:pPr>
            <w:spacing w:after="80"/>
            <w:jc w:val="both"/>
          </w:pPr>
        </w:pPrChange>
      </w:pPr>
      <w:r w:rsidRPr="00CA4426">
        <w:rPr>
          <w:color w:val="1A1A1A"/>
          <w:highlight w:val="yellow"/>
          <w:rPrChange w:id="43" w:author="Guy Algeo" w:date="2026-07-30T16:26:00Z" w16du:dateUtc="2026-07-30T14:26:00Z">
            <w:rPr>
              <w:color w:val="1A1A1A"/>
            </w:rPr>
          </w:rPrChange>
        </w:rPr>
        <w:t>Exchange fees</w:t>
      </w:r>
      <w:del w:id="44" w:author="Guy Algeo" w:date="2026-07-30T16:25:00Z" w16du:dateUtc="2026-07-30T14:25:00Z">
        <w:r w:rsidRPr="00CA4426" w:rsidDel="00CA4426">
          <w:rPr>
            <w:color w:val="1A1A1A"/>
            <w:highlight w:val="yellow"/>
            <w:rPrChange w:id="45" w:author="Guy Algeo" w:date="2026-07-30T16:26:00Z" w16du:dateUtc="2026-07-30T14:26:00Z">
              <w:rPr>
                <w:color w:val="1A1A1A"/>
              </w:rPr>
            </w:rPrChange>
          </w:rPr>
          <w:delText xml:space="preserve"> (VALR)</w:delText>
        </w:r>
      </w:del>
      <w:r w:rsidRPr="00CA4426">
        <w:rPr>
          <w:color w:val="1A1A1A"/>
          <w:highlight w:val="yellow"/>
          <w:rPrChange w:id="46" w:author="Guy Algeo" w:date="2026-07-30T16:26:00Z" w16du:dateUtc="2026-07-30T14:26:00Z">
            <w:rPr>
              <w:color w:val="1A1A1A"/>
            </w:rPr>
          </w:rPrChange>
        </w:rPr>
        <w:t>: approximately 8 basis points (0.08%) per BTC/USDT trade and 18 basis points (0.18%) per ZAR/USDT conversion. These are for the client’s account.</w:t>
      </w:r>
    </w:p>
    <w:p w14:paraId="6A512C49" w14:textId="77777777" w:rsidR="007E0394" w:rsidRDefault="00E63A2A">
      <w:pPr>
        <w:pStyle w:val="ListParagraph"/>
        <w:numPr>
          <w:ilvl w:val="0"/>
          <w:numId w:val="10"/>
        </w:numPr>
        <w:spacing w:before="40" w:after="80"/>
        <w:jc w:val="both"/>
        <w:pPrChange w:id="47" w:author="Guy Algeo" w:date="2026-07-30T16:26:00Z" w16du:dateUtc="2026-07-30T14:26:00Z">
          <w:pPr>
            <w:spacing w:before="40" w:after="80"/>
            <w:jc w:val="both"/>
          </w:pPr>
        </w:pPrChange>
      </w:pPr>
      <w:r w:rsidRPr="00CA4426">
        <w:rPr>
          <w:b/>
          <w:color w:val="1A1A1A"/>
          <w:highlight w:val="yellow"/>
          <w:rPrChange w:id="48" w:author="Guy Algeo" w:date="2026-07-30T16:26:00Z" w16du:dateUtc="2026-07-30T14:26:00Z">
            <w:rPr>
              <w:b/>
              <w:color w:val="1A1A1A"/>
            </w:rPr>
          </w:rPrChange>
        </w:rPr>
        <w:t xml:space="preserve">USDPC conversion fee (if opted in only): </w:t>
      </w:r>
      <w:r w:rsidRPr="00CA4426">
        <w:rPr>
          <w:color w:val="1A1A1A"/>
          <w:highlight w:val="yellow"/>
          <w:rPrChange w:id="49" w:author="Guy Algeo" w:date="2026-07-30T16:26:00Z" w16du:dateUtc="2026-07-30T14:26:00Z">
            <w:rPr>
              <w:color w:val="1A1A1A"/>
            </w:rPr>
          </w:rPrChange>
        </w:rPr>
        <w:t>approximately 0.1% per automated USDT</w:t>
      </w:r>
      <w:r w:rsidRPr="00CA4426">
        <w:rPr>
          <w:rFonts w:ascii="Cambria Math" w:hAnsi="Cambria Math" w:cs="Cambria Math" w:hint="eastAsia"/>
          <w:color w:val="1A1A1A"/>
          <w:highlight w:val="yellow"/>
          <w:rPrChange w:id="50" w:author="Guy Algeo" w:date="2026-07-30T16:26:00Z" w16du:dateUtc="2026-07-30T14:26:00Z">
            <w:rPr>
              <w:rFonts w:hint="eastAsia"/>
              <w:color w:val="1A1A1A"/>
            </w:rPr>
          </w:rPrChange>
        </w:rPr>
        <w:t>⇔</w:t>
      </w:r>
      <w:r w:rsidRPr="00CA4426">
        <w:rPr>
          <w:color w:val="1A1A1A"/>
          <w:highlight w:val="yellow"/>
          <w:rPrChange w:id="51" w:author="Guy Algeo" w:date="2026-07-30T16:26:00Z" w16du:dateUtc="2026-07-30T14:26:00Z">
            <w:rPr>
              <w:color w:val="1A1A1A"/>
            </w:rPr>
          </w:rPrChange>
        </w:rPr>
        <w:t>USDPC sweep. Charged to the client</w:t>
      </w:r>
      <w:r w:rsidRPr="00CA4426">
        <w:rPr>
          <w:rFonts w:cs="Calibri"/>
          <w:color w:val="1A1A1A"/>
          <w:highlight w:val="yellow"/>
          <w:rPrChange w:id="52" w:author="Guy Algeo" w:date="2026-07-30T16:26:00Z" w16du:dateUtc="2026-07-30T14:26:00Z">
            <w:rPr>
              <w:color w:val="1A1A1A"/>
            </w:rPr>
          </w:rPrChange>
        </w:rPr>
        <w:t>’</w:t>
      </w:r>
      <w:r w:rsidRPr="00CA4426">
        <w:rPr>
          <w:color w:val="1A1A1A"/>
          <w:highlight w:val="yellow"/>
          <w:rPrChange w:id="53" w:author="Guy Algeo" w:date="2026-07-30T16:26:00Z" w16du:dateUtc="2026-07-30T14:26:00Z">
            <w:rPr>
              <w:color w:val="1A1A1A"/>
            </w:rPr>
          </w:rPrChange>
        </w:rPr>
        <w:t>s account on each conversion.</w:t>
      </w:r>
    </w:p>
    <w:p w14:paraId="471CCA7B" w14:textId="17086FBD" w:rsidR="007E0394" w:rsidRDefault="00E63A2A">
      <w:pPr>
        <w:spacing w:after="80"/>
        <w:jc w:val="both"/>
      </w:pPr>
      <w:r>
        <w:rPr>
          <w:color w:val="1A1A1A"/>
        </w:rPr>
        <w:t>No platform fee on contributions. No withdrawal fees (beyond exchange costs). No inactivity fees. Full fee transparency in the BitWealth client portal</w:t>
      </w:r>
      <w:r w:rsidR="0000621C">
        <w:rPr>
          <w:color w:val="1A1A1A"/>
        </w:rPr>
        <w:t xml:space="preserve"> and monthly statements</w:t>
      </w:r>
      <w:r>
        <w:rPr>
          <w:color w:val="1A1A1A"/>
        </w:rPr>
        <w:t>.</w:t>
      </w:r>
    </w:p>
    <w:p w14:paraId="3690A1FB" w14:textId="77777777" w:rsidR="007E0394" w:rsidRDefault="00E63A2A">
      <w:pPr>
        <w:keepNext/>
        <w:spacing w:before="160" w:after="40"/>
      </w:pPr>
      <w:r>
        <w:rPr>
          <w:b/>
          <w:color w:val="1A1A1A"/>
        </w:rPr>
        <w:t>Authorization and Power of Attorney</w:t>
      </w:r>
    </w:p>
    <w:p w14:paraId="65A2F718" w14:textId="77777777" w:rsidR="007E0394" w:rsidRDefault="00E63A2A">
      <w:pPr>
        <w:spacing w:before="40" w:after="80"/>
        <w:jc w:val="both"/>
      </w:pPr>
      <w:r>
        <w:rPr>
          <w:color w:val="1A1A1A"/>
        </w:rPr>
        <w:t>By signing below, the Client authorises and instructs Finova and BitWealth to act on the Client’s behalf in connection with the Strategy for so long as this Addendum remains in force:</w:t>
      </w:r>
    </w:p>
    <w:p w14:paraId="37EE368D" w14:textId="7AA42433" w:rsidR="007E0394" w:rsidRDefault="00E63A2A">
      <w:pPr>
        <w:pStyle w:val="ListBullet"/>
        <w:spacing w:before="20" w:after="60"/>
        <w:ind w:left="454"/>
        <w:jc w:val="both"/>
      </w:pPr>
      <w:r>
        <w:rPr>
          <w:color w:val="1A1A1A"/>
        </w:rPr>
        <w:t xml:space="preserve">The Client </w:t>
      </w:r>
      <w:proofErr w:type="spellStart"/>
      <w:r>
        <w:rPr>
          <w:color w:val="1A1A1A"/>
        </w:rPr>
        <w:t>authorises</w:t>
      </w:r>
      <w:proofErr w:type="spellEnd"/>
      <w:r>
        <w:rPr>
          <w:color w:val="1A1A1A"/>
        </w:rPr>
        <w:t xml:space="preserve"> </w:t>
      </w:r>
      <w:del w:id="54" w:author="Guy Algeo" w:date="2026-07-30T16:15:00Z" w16du:dateUtc="2026-07-30T14:15:00Z">
        <w:r w:rsidDel="00BA4ACA">
          <w:rPr>
            <w:color w:val="1A1A1A"/>
          </w:rPr>
          <w:delText xml:space="preserve">BitWealth and / or </w:delText>
        </w:r>
      </w:del>
      <w:proofErr w:type="spellStart"/>
      <w:r>
        <w:rPr>
          <w:color w:val="1A1A1A"/>
        </w:rPr>
        <w:t>Finova</w:t>
      </w:r>
      <w:proofErr w:type="spellEnd"/>
      <w:r>
        <w:rPr>
          <w:color w:val="1A1A1A"/>
        </w:rPr>
        <w:t xml:space="preserve"> to open and administer a dedicated sub-account on the </w:t>
      </w:r>
      <w:del w:id="55" w:author="Guy Algeo" w:date="2026-07-30T16:15:00Z" w16du:dateUtc="2026-07-30T14:15:00Z">
        <w:r w:rsidDel="00BA4ACA">
          <w:rPr>
            <w:color w:val="1A1A1A"/>
          </w:rPr>
          <w:delText xml:space="preserve">VALR </w:delText>
        </w:r>
      </w:del>
      <w:ins w:id="56" w:author="Guy Algeo" w:date="2026-07-30T16:15:00Z" w16du:dateUtc="2026-07-30T14:15:00Z">
        <w:r w:rsidR="00BA4ACA">
          <w:rPr>
            <w:color w:val="1A1A1A"/>
          </w:rPr>
          <w:t xml:space="preserve">regulated </w:t>
        </w:r>
      </w:ins>
      <w:r>
        <w:rPr>
          <w:color w:val="1A1A1A"/>
        </w:rPr>
        <w:t>exchange in the Client’s name</w:t>
      </w:r>
      <w:del w:id="57" w:author="Guy Algeo" w:date="2026-07-30T16:15:00Z" w16du:dateUtc="2026-07-30T14:15:00Z">
        <w:r w:rsidDel="00BA4ACA">
          <w:rPr>
            <w:color w:val="1A1A1A"/>
          </w:rPr>
          <w:delText>, including completing all required FICA / KYC documentation on the Client’s behalf to give effect to the above.</w:delText>
        </w:r>
      </w:del>
    </w:p>
    <w:p w14:paraId="48AF891A" w14:textId="21C70564" w:rsidR="007E0394" w:rsidRDefault="00E63A2A">
      <w:pPr>
        <w:pStyle w:val="ListBullet"/>
        <w:spacing w:before="20" w:after="60"/>
        <w:ind w:left="454"/>
        <w:jc w:val="both"/>
      </w:pPr>
      <w:r>
        <w:rPr>
          <w:color w:val="1A1A1A"/>
        </w:rPr>
        <w:t xml:space="preserve">The Client authorises BitWealth to execute buy and sell orders </w:t>
      </w:r>
      <w:ins w:id="58" w:author="Guy Algeo" w:date="2026-07-30T16:16:00Z" w16du:dateUtc="2026-07-30T14:16:00Z">
        <w:r w:rsidR="00077A71">
          <w:rPr>
            <w:color w:val="1A1A1A"/>
          </w:rPr>
          <w:t xml:space="preserve">and manage funds </w:t>
        </w:r>
      </w:ins>
      <w:del w:id="59" w:author="Guy Algeo" w:date="2026-07-30T16:17:00Z" w16du:dateUtc="2026-07-30T14:17:00Z">
        <w:r w:rsidDel="000F180B">
          <w:rPr>
            <w:color w:val="1A1A1A"/>
          </w:rPr>
          <w:delText xml:space="preserve">in Bitcoin </w:delText>
        </w:r>
      </w:del>
      <w:r>
        <w:rPr>
          <w:color w:val="1A1A1A"/>
        </w:rPr>
        <w:t xml:space="preserve">on the </w:t>
      </w:r>
      <w:del w:id="60" w:author="Guy Algeo" w:date="2026-07-30T16:16:00Z" w16du:dateUtc="2026-07-30T14:16:00Z">
        <w:r w:rsidDel="00077A71">
          <w:rPr>
            <w:color w:val="1A1A1A"/>
          </w:rPr>
          <w:delText xml:space="preserve">VALR </w:delText>
        </w:r>
      </w:del>
      <w:ins w:id="61" w:author="Guy Algeo" w:date="2026-07-30T16:16:00Z" w16du:dateUtc="2026-07-30T14:16:00Z">
        <w:r w:rsidR="00077A71">
          <w:rPr>
            <w:color w:val="1A1A1A"/>
          </w:rPr>
          <w:t xml:space="preserve">regulated </w:t>
        </w:r>
      </w:ins>
      <w:r>
        <w:rPr>
          <w:color w:val="1A1A1A"/>
        </w:rPr>
        <w:t>exchange on the Client’s behalf, in accordance with the LTH PVR algorithm signals</w:t>
      </w:r>
      <w:del w:id="62" w:author="Guy Algeo" w:date="2026-07-30T16:16:00Z" w16du:dateUtc="2026-07-30T14:16:00Z">
        <w:r w:rsidDel="00077A71">
          <w:rPr>
            <w:color w:val="1A1A1A"/>
          </w:rPr>
          <w:delText>, without requiring a separate instruction for each individual trade.</w:delText>
        </w:r>
      </w:del>
    </w:p>
    <w:p w14:paraId="112B8809" w14:textId="2FC57DF4" w:rsidR="007E0394" w:rsidDel="000F180B" w:rsidRDefault="00E63A2A">
      <w:pPr>
        <w:pStyle w:val="ListBullet"/>
        <w:spacing w:before="20" w:after="60"/>
        <w:ind w:left="454"/>
        <w:jc w:val="both"/>
        <w:rPr>
          <w:del w:id="63" w:author="Guy Algeo" w:date="2026-07-30T16:17:00Z" w16du:dateUtc="2026-07-30T14:17:00Z"/>
        </w:rPr>
      </w:pPr>
      <w:del w:id="64" w:author="Guy Algeo" w:date="2026-07-30T16:17:00Z" w16du:dateUtc="2026-07-30T14:17:00Z">
        <w:r w:rsidDel="000F180B">
          <w:rPr>
            <w:color w:val="1A1A1A"/>
          </w:rPr>
          <w:delText>The Client authorises BitWealth to move funds between the Client’s ZAR (cash) wallet</w:delText>
        </w:r>
        <w:r w:rsidR="0000621C" w:rsidDel="000F180B">
          <w:rPr>
            <w:color w:val="1A1A1A"/>
          </w:rPr>
          <w:delText>, USDT wallet,</w:delText>
        </w:r>
        <w:r w:rsidDel="000F180B">
          <w:rPr>
            <w:color w:val="1A1A1A"/>
          </w:rPr>
          <w:delText xml:space="preserve"> and Bitcoin wallet on VALR as required by the Strategy, within the limits of the Client’s funded balance.</w:delText>
        </w:r>
      </w:del>
    </w:p>
    <w:p w14:paraId="4E0E6FB9" w14:textId="7CA4C712" w:rsidR="007E0394" w:rsidRDefault="00E63A2A">
      <w:pPr>
        <w:pStyle w:val="ListBullet"/>
        <w:spacing w:before="20" w:after="60"/>
        <w:ind w:left="454"/>
        <w:jc w:val="both"/>
      </w:pPr>
      <w:r>
        <w:rPr>
          <w:color w:val="1A1A1A"/>
        </w:rPr>
        <w:t>Where the Client has opted into Optional Component 4, the Client authorises BitWealth to automatically sweep idle USDT into USDPC and convert it back to USDT</w:t>
      </w:r>
      <w:ins w:id="65" w:author="Guy Algeo" w:date="2026-07-30T16:17:00Z" w16du:dateUtc="2026-07-30T14:17:00Z">
        <w:r w:rsidR="000F180B">
          <w:rPr>
            <w:color w:val="1A1A1A"/>
          </w:rPr>
          <w:t>.</w:t>
        </w:r>
      </w:ins>
      <w:del w:id="66" w:author="Guy Algeo" w:date="2026-07-30T16:17:00Z" w16du:dateUtc="2026-07-30T14:17:00Z">
        <w:r w:rsidDel="000F180B">
          <w:rPr>
            <w:color w:val="1A1A1A"/>
          </w:rPr>
          <w:delText xml:space="preserve"> upon a buy signal, incurring the 0.1% conversion fee for the Client’s account. If the USDPC opt-in box above has NOT been initialled, this authorisation does not apply.</w:delText>
        </w:r>
      </w:del>
    </w:p>
    <w:p w14:paraId="1AE0FDBA" w14:textId="77777777" w:rsidR="007E0394" w:rsidRDefault="00E63A2A">
      <w:pPr>
        <w:pStyle w:val="ListBullet"/>
        <w:spacing w:before="20" w:after="60"/>
        <w:ind w:left="454"/>
        <w:jc w:val="both"/>
      </w:pPr>
      <w:r>
        <w:rPr>
          <w:color w:val="1A1A1A"/>
        </w:rPr>
        <w:t>The Client acknowledges the fully automated and rules-based nature of the Strategy and accepts that trades will be executed by the algorithm without prior notification of each individual transaction.</w:t>
      </w:r>
    </w:p>
    <w:p w14:paraId="4472832A" w14:textId="77777777" w:rsidR="007E0394" w:rsidRDefault="00E63A2A">
      <w:pPr>
        <w:pStyle w:val="ListBullet"/>
        <w:spacing w:before="20" w:after="60"/>
        <w:ind w:left="454"/>
        <w:jc w:val="both"/>
      </w:pPr>
      <w:r>
        <w:rPr>
          <w:color w:val="1A1A1A"/>
        </w:rPr>
        <w:lastRenderedPageBreak/>
        <w:t>The Client acknowledges the High-Water Mark fee structure described above and authorises the deduction of fees from the portfolio at the intervals stated.</w:t>
      </w:r>
    </w:p>
    <w:p w14:paraId="781EBDBE" w14:textId="39A92CBE" w:rsidR="007E0394" w:rsidRDefault="00E63A2A">
      <w:pPr>
        <w:pStyle w:val="ListBullet"/>
        <w:spacing w:before="20" w:after="60"/>
        <w:ind w:left="454"/>
        <w:jc w:val="both"/>
      </w:pPr>
      <w:r>
        <w:rPr>
          <w:color w:val="1A1A1A"/>
        </w:rPr>
        <w:t>The Client confirms that they have read and understood the risks set out in this Addendum, have considered the appropriateness of the Strategy for their personal financial circumstances</w:t>
      </w:r>
      <w:del w:id="67" w:author="Guy Algeo" w:date="2026-07-30T16:19:00Z" w16du:dateUtc="2026-07-30T14:19:00Z">
        <w:r w:rsidDel="00677F79">
          <w:rPr>
            <w:color w:val="1A1A1A"/>
          </w:rPr>
          <w:delText>, and have obtained or waived independent financial advice.</w:delText>
        </w:r>
      </w:del>
      <w:ins w:id="68" w:author="Guy Algeo" w:date="2026-07-30T16:19:00Z" w16du:dateUtc="2026-07-30T14:19:00Z">
        <w:r w:rsidR="00677F79">
          <w:rPr>
            <w:color w:val="1A1A1A"/>
          </w:rPr>
          <w:t>.</w:t>
        </w:r>
      </w:ins>
    </w:p>
    <w:p w14:paraId="7964CA43" w14:textId="5030D563" w:rsidR="003A7917" w:rsidRDefault="003A7917">
      <w:pPr>
        <w:spacing w:before="120" w:after="160"/>
        <w:jc w:val="both"/>
        <w:rPr>
          <w:ins w:id="69" w:author="Guy Algeo" w:date="2026-07-30T16:21:00Z" w16du:dateUtc="2026-07-30T14:21:00Z"/>
          <w:color w:val="1A1A1A"/>
        </w:rPr>
      </w:pPr>
      <w:ins w:id="70" w:author="Guy Algeo" w:date="2026-07-30T16:21:00Z" w16du:dateUtc="2026-07-30T14:21:00Z">
        <w:r w:rsidRPr="003A7917">
          <w:rPr>
            <w:color w:val="1A1A1A"/>
            <w:highlight w:val="yellow"/>
            <w:rPrChange w:id="71" w:author="Guy Algeo" w:date="2026-07-30T16:21:00Z" w16du:dateUtc="2026-07-30T14:21:00Z">
              <w:rPr>
                <w:color w:val="1A1A1A"/>
              </w:rPr>
            </w:rPrChange>
          </w:rPr>
          <w:t>Annexure vs addendum</w:t>
        </w:r>
      </w:ins>
    </w:p>
    <w:p w14:paraId="4E6219E8" w14:textId="32A830CC" w:rsidR="007E0394" w:rsidRDefault="00E63A2A">
      <w:pPr>
        <w:spacing w:before="120" w:after="160"/>
        <w:jc w:val="both"/>
        <w:rPr>
          <w:color w:val="1A1A1A"/>
        </w:rPr>
      </w:pPr>
      <w:r>
        <w:rPr>
          <w:color w:val="1A1A1A"/>
        </w:rPr>
        <w:t xml:space="preserve">This Addendum is incorporated into and forms part of the Finova Client Mandate Agreement signed by the Client. In the event of any conflict between this Addendum and the main Mandate Agreement, </w:t>
      </w:r>
      <w:r w:rsidRPr="000921C5">
        <w:rPr>
          <w:color w:val="1A1A1A"/>
          <w:highlight w:val="yellow"/>
          <w:rPrChange w:id="72" w:author="Guy Algeo" w:date="2026-07-30T16:20:00Z" w16du:dateUtc="2026-07-30T14:20:00Z">
            <w:rPr>
              <w:color w:val="1A1A1A"/>
            </w:rPr>
          </w:rPrChange>
        </w:rPr>
        <w:t>this Addendum prevails in respect of the BitWealth Bitcoin LTH PVR Strategy.</w:t>
      </w:r>
    </w:p>
    <w:p w14:paraId="0957B0E6" w14:textId="77777777" w:rsidR="00F17C80" w:rsidRDefault="00F17C80">
      <w:pPr>
        <w:spacing w:before="120" w:after="160"/>
        <w:jc w:val="both"/>
      </w:pPr>
    </w:p>
    <w:tbl>
      <w:tblPr>
        <w:tblStyle w:val="TableGrid"/>
        <w:tblW w:w="0" w:type="auto"/>
        <w:jc w:val="center"/>
        <w:tblLook w:val="04A0" w:firstRow="1" w:lastRow="0" w:firstColumn="1" w:lastColumn="0" w:noHBand="0" w:noVBand="1"/>
      </w:tblPr>
      <w:tblGrid>
        <w:gridCol w:w="4535"/>
        <w:gridCol w:w="4535"/>
      </w:tblGrid>
      <w:tr w:rsidR="007E0394" w14:paraId="0EBA3418" w14:textId="77777777">
        <w:trPr>
          <w:jc w:val="center"/>
        </w:trPr>
        <w:tc>
          <w:tcPr>
            <w:tcW w:w="4535" w:type="dxa"/>
          </w:tcPr>
          <w:p w14:paraId="2EE4548D" w14:textId="77777777" w:rsidR="007E0394" w:rsidRDefault="00E63A2A">
            <w:r>
              <w:rPr>
                <w:color w:val="1A1A1A"/>
              </w:rPr>
              <w:t xml:space="preserve">For and on behalf of </w:t>
            </w:r>
            <w:r>
              <w:rPr>
                <w:b/>
                <w:color w:val="1A1A1A"/>
              </w:rPr>
              <w:t>by the Client</w:t>
            </w:r>
            <w:r>
              <w:rPr>
                <w:color w:val="1A1A1A"/>
              </w:rPr>
              <w:t>:</w:t>
            </w:r>
          </w:p>
        </w:tc>
        <w:tc>
          <w:tcPr>
            <w:tcW w:w="4535" w:type="dxa"/>
          </w:tcPr>
          <w:p w14:paraId="088C703B" w14:textId="77777777" w:rsidR="007E0394" w:rsidRDefault="00E63A2A">
            <w:r>
              <w:rPr>
                <w:color w:val="1A1A1A"/>
              </w:rPr>
              <w:t xml:space="preserve">For and on behalf of </w:t>
            </w:r>
            <w:r>
              <w:rPr>
                <w:b/>
                <w:color w:val="1A1A1A"/>
              </w:rPr>
              <w:t>Finova</w:t>
            </w:r>
            <w:r>
              <w:rPr>
                <w:color w:val="1A1A1A"/>
              </w:rPr>
              <w:t>,</w:t>
            </w:r>
          </w:p>
        </w:tc>
      </w:tr>
      <w:tr w:rsidR="007E0394" w14:paraId="728CCAF1" w14:textId="77777777">
        <w:trPr>
          <w:jc w:val="center"/>
        </w:trPr>
        <w:tc>
          <w:tcPr>
            <w:tcW w:w="4535" w:type="dxa"/>
          </w:tcPr>
          <w:p w14:paraId="374577C6" w14:textId="77777777" w:rsidR="00F17C80" w:rsidRDefault="00F17C80">
            <w:pPr>
              <w:rPr>
                <w:color w:val="1A1A1A"/>
              </w:rPr>
            </w:pPr>
          </w:p>
          <w:p w14:paraId="425844E0" w14:textId="77777777" w:rsidR="00F17C80" w:rsidRDefault="00F17C80">
            <w:pPr>
              <w:rPr>
                <w:color w:val="1A1A1A"/>
              </w:rPr>
            </w:pPr>
          </w:p>
          <w:p w14:paraId="5ACE643D" w14:textId="77777777" w:rsidR="00F17C80" w:rsidRDefault="00F17C80">
            <w:pPr>
              <w:rPr>
                <w:color w:val="1A1A1A"/>
              </w:rPr>
            </w:pPr>
          </w:p>
          <w:p w14:paraId="010E341A" w14:textId="77777777" w:rsidR="00F17C80" w:rsidRDefault="00F17C80">
            <w:pPr>
              <w:rPr>
                <w:color w:val="1A1A1A"/>
              </w:rPr>
            </w:pPr>
          </w:p>
          <w:p w14:paraId="03FEB3A7" w14:textId="77777777" w:rsidR="00F17C80" w:rsidRDefault="00F17C80">
            <w:pPr>
              <w:rPr>
                <w:color w:val="1A1A1A"/>
              </w:rPr>
            </w:pPr>
          </w:p>
          <w:p w14:paraId="304EBDE5" w14:textId="77777777" w:rsidR="007E0394" w:rsidRDefault="00E63A2A">
            <w:pPr>
              <w:rPr>
                <w:color w:val="1A1A1A"/>
              </w:rPr>
            </w:pPr>
            <w:r>
              <w:rPr>
                <w:color w:val="1A1A1A"/>
              </w:rPr>
              <w:t>…………………………………………………………………………………</w:t>
            </w:r>
          </w:p>
          <w:p w14:paraId="62859757" w14:textId="18F1816B" w:rsidR="00F17C80" w:rsidRDefault="00F17C80"/>
        </w:tc>
        <w:tc>
          <w:tcPr>
            <w:tcW w:w="4535" w:type="dxa"/>
          </w:tcPr>
          <w:p w14:paraId="4A9D1486" w14:textId="77777777" w:rsidR="00F17C80" w:rsidRDefault="00F17C80">
            <w:pPr>
              <w:rPr>
                <w:color w:val="1A1A1A"/>
              </w:rPr>
            </w:pPr>
          </w:p>
          <w:p w14:paraId="534A4110" w14:textId="77777777" w:rsidR="00F17C80" w:rsidRDefault="00F17C80">
            <w:pPr>
              <w:rPr>
                <w:color w:val="1A1A1A"/>
              </w:rPr>
            </w:pPr>
          </w:p>
          <w:p w14:paraId="6CA3BE30" w14:textId="77777777" w:rsidR="00F17C80" w:rsidRDefault="00F17C80">
            <w:pPr>
              <w:rPr>
                <w:color w:val="1A1A1A"/>
              </w:rPr>
            </w:pPr>
          </w:p>
          <w:p w14:paraId="5E8F6EAD" w14:textId="77777777" w:rsidR="00F17C80" w:rsidRDefault="00F17C80">
            <w:pPr>
              <w:rPr>
                <w:color w:val="1A1A1A"/>
              </w:rPr>
            </w:pPr>
          </w:p>
          <w:p w14:paraId="71A1F902" w14:textId="77777777" w:rsidR="00F17C80" w:rsidRDefault="00F17C80">
            <w:pPr>
              <w:rPr>
                <w:color w:val="1A1A1A"/>
              </w:rPr>
            </w:pPr>
          </w:p>
          <w:p w14:paraId="0A89EFA3" w14:textId="77777777" w:rsidR="007E0394" w:rsidRDefault="00E63A2A">
            <w:pPr>
              <w:rPr>
                <w:color w:val="1A1A1A"/>
              </w:rPr>
            </w:pPr>
            <w:r>
              <w:rPr>
                <w:color w:val="1A1A1A"/>
              </w:rPr>
              <w:t>…………………………………………………………………………………</w:t>
            </w:r>
          </w:p>
          <w:p w14:paraId="3A0BD23A" w14:textId="3F95D1E4" w:rsidR="00F17C80" w:rsidRDefault="00F17C80"/>
        </w:tc>
      </w:tr>
      <w:tr w:rsidR="007E0394" w14:paraId="4AABA10E" w14:textId="77777777">
        <w:trPr>
          <w:jc w:val="center"/>
        </w:trPr>
        <w:tc>
          <w:tcPr>
            <w:tcW w:w="4535" w:type="dxa"/>
          </w:tcPr>
          <w:p w14:paraId="1E527185" w14:textId="77777777" w:rsidR="007E0394" w:rsidRDefault="00E63A2A">
            <w:r>
              <w:rPr>
                <w:i/>
                <w:color w:val="1A1A1A"/>
              </w:rPr>
              <w:t>the signatory warranting that he / she is duly authorised:</w:t>
            </w:r>
          </w:p>
        </w:tc>
        <w:tc>
          <w:tcPr>
            <w:tcW w:w="4535" w:type="dxa"/>
          </w:tcPr>
          <w:p w14:paraId="5BD9B96E" w14:textId="77777777" w:rsidR="007E0394" w:rsidRDefault="00E63A2A">
            <w:r>
              <w:rPr>
                <w:i/>
                <w:color w:val="1A1A1A"/>
              </w:rPr>
              <w:t>the signatory warranting that he / she is duly authorised:</w:t>
            </w:r>
          </w:p>
        </w:tc>
      </w:tr>
      <w:tr w:rsidR="007E0394" w14:paraId="267725D4" w14:textId="77777777">
        <w:trPr>
          <w:jc w:val="center"/>
        </w:trPr>
        <w:tc>
          <w:tcPr>
            <w:tcW w:w="4535" w:type="dxa"/>
          </w:tcPr>
          <w:p w14:paraId="163160BB" w14:textId="77777777" w:rsidR="00F17C80" w:rsidRDefault="00F17C80">
            <w:pPr>
              <w:rPr>
                <w:color w:val="1A1A1A"/>
              </w:rPr>
            </w:pPr>
          </w:p>
          <w:p w14:paraId="354E65BC" w14:textId="0702EC56" w:rsidR="007E0394" w:rsidRDefault="00E63A2A">
            <w:r>
              <w:rPr>
                <w:color w:val="1A1A1A"/>
              </w:rPr>
              <w:t>Signed at ………………</w:t>
            </w:r>
            <w:r w:rsidR="00F17C80">
              <w:rPr>
                <w:color w:val="1A1A1A"/>
              </w:rPr>
              <w:t>…………</w:t>
            </w:r>
            <w:r>
              <w:rPr>
                <w:color w:val="1A1A1A"/>
              </w:rPr>
              <w:t xml:space="preserve">  On date: ………………………</w:t>
            </w:r>
          </w:p>
        </w:tc>
        <w:tc>
          <w:tcPr>
            <w:tcW w:w="4535" w:type="dxa"/>
          </w:tcPr>
          <w:p w14:paraId="03B30CE9" w14:textId="77777777" w:rsidR="00F17C80" w:rsidRDefault="00F17C80">
            <w:pPr>
              <w:rPr>
                <w:color w:val="1A1A1A"/>
              </w:rPr>
            </w:pPr>
          </w:p>
          <w:p w14:paraId="1BA1BA5C" w14:textId="38CBF642" w:rsidR="007E0394" w:rsidRDefault="00E63A2A">
            <w:r>
              <w:rPr>
                <w:color w:val="1A1A1A"/>
              </w:rPr>
              <w:t>Signed at …………………</w:t>
            </w:r>
            <w:r w:rsidR="00F17C80">
              <w:rPr>
                <w:color w:val="1A1A1A"/>
              </w:rPr>
              <w:t>……</w:t>
            </w:r>
            <w:proofErr w:type="gramStart"/>
            <w:r w:rsidR="00F17C80">
              <w:rPr>
                <w:color w:val="1A1A1A"/>
              </w:rPr>
              <w:t>…..</w:t>
            </w:r>
            <w:proofErr w:type="gramEnd"/>
            <w:r>
              <w:rPr>
                <w:color w:val="1A1A1A"/>
              </w:rPr>
              <w:t xml:space="preserve">  On </w:t>
            </w:r>
            <w:proofErr w:type="gramStart"/>
            <w:r>
              <w:rPr>
                <w:color w:val="1A1A1A"/>
              </w:rPr>
              <w:t>date:…</w:t>
            </w:r>
            <w:proofErr w:type="gramEnd"/>
            <w:r>
              <w:rPr>
                <w:color w:val="1A1A1A"/>
              </w:rPr>
              <w:t>……………………</w:t>
            </w:r>
          </w:p>
        </w:tc>
      </w:tr>
    </w:tbl>
    <w:p w14:paraId="43F2F7A7" w14:textId="77777777" w:rsidR="007E0394" w:rsidRDefault="00E63A2A">
      <w:pPr>
        <w:spacing w:before="160"/>
        <w:jc w:val="right"/>
      </w:pPr>
      <w:r>
        <w:rPr>
          <w:i/>
          <w:color w:val="555555"/>
          <w:sz w:val="16"/>
        </w:rPr>
        <w:t>Finova Mandate – BitWealth Bitcoin LTH PVR Strategy Addendum</w:t>
      </w:r>
    </w:p>
    <w:sectPr w:rsidR="007E0394"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0A6CA8"/>
    <w:multiLevelType w:val="hybridMultilevel"/>
    <w:tmpl w:val="64E633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59068773">
    <w:abstractNumId w:val="8"/>
  </w:num>
  <w:num w:numId="2" w16cid:durableId="827601197">
    <w:abstractNumId w:val="6"/>
  </w:num>
  <w:num w:numId="3" w16cid:durableId="785389831">
    <w:abstractNumId w:val="5"/>
  </w:num>
  <w:num w:numId="4" w16cid:durableId="239367437">
    <w:abstractNumId w:val="4"/>
  </w:num>
  <w:num w:numId="5" w16cid:durableId="1312098154">
    <w:abstractNumId w:val="7"/>
  </w:num>
  <w:num w:numId="6" w16cid:durableId="1539077134">
    <w:abstractNumId w:val="3"/>
  </w:num>
  <w:num w:numId="7" w16cid:durableId="254289875">
    <w:abstractNumId w:val="2"/>
  </w:num>
  <w:num w:numId="8" w16cid:durableId="292953535">
    <w:abstractNumId w:val="1"/>
  </w:num>
  <w:num w:numId="9" w16cid:durableId="1325234794">
    <w:abstractNumId w:val="0"/>
  </w:num>
  <w:num w:numId="10" w16cid:durableId="174969046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y Algeo">
    <w15:presenceInfo w15:providerId="AD" w15:userId="S::guy@finova.co.za::4a1227a2-3001-42f3-9c41-38427c7362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1C"/>
    <w:rsid w:val="00034616"/>
    <w:rsid w:val="0006063C"/>
    <w:rsid w:val="000714BC"/>
    <w:rsid w:val="00077A71"/>
    <w:rsid w:val="000921C5"/>
    <w:rsid w:val="000F180B"/>
    <w:rsid w:val="00111EC6"/>
    <w:rsid w:val="0015074B"/>
    <w:rsid w:val="0029639D"/>
    <w:rsid w:val="00326F90"/>
    <w:rsid w:val="00355B97"/>
    <w:rsid w:val="003A7917"/>
    <w:rsid w:val="00421704"/>
    <w:rsid w:val="0043384C"/>
    <w:rsid w:val="00560494"/>
    <w:rsid w:val="00677F79"/>
    <w:rsid w:val="006C0C3A"/>
    <w:rsid w:val="007E0394"/>
    <w:rsid w:val="007F14E2"/>
    <w:rsid w:val="009718E1"/>
    <w:rsid w:val="009E0CB2"/>
    <w:rsid w:val="00AA1D8D"/>
    <w:rsid w:val="00AF630E"/>
    <w:rsid w:val="00B47730"/>
    <w:rsid w:val="00B97A20"/>
    <w:rsid w:val="00BA4ACA"/>
    <w:rsid w:val="00CA4426"/>
    <w:rsid w:val="00CB0664"/>
    <w:rsid w:val="00E63A2A"/>
    <w:rsid w:val="00EB1CD5"/>
    <w:rsid w:val="00F17C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5A14D"/>
  <w14:defaultImageDpi w14:val="300"/>
  <w15:docId w15:val="{C3B463EF-A5EA-4685-ABA6-F7B02AA7B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43384C"/>
    <w:pPr>
      <w:spacing w:after="0" w:line="240"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D1F28783E1AD49AF23795378FE73D6" ma:contentTypeVersion="21" ma:contentTypeDescription="Create a new document." ma:contentTypeScope="" ma:versionID="7acc3f2bf4491a9385f94f68fd30614d">
  <xsd:schema xmlns:xsd="http://www.w3.org/2001/XMLSchema" xmlns:xs="http://www.w3.org/2001/XMLSchema" xmlns:p="http://schemas.microsoft.com/office/2006/metadata/properties" xmlns:ns2="d8b47b14-0414-4236-a2bd-633b74c32016" xmlns:ns3="fdb76b8b-195f-40b0-a399-f049bd053467" targetNamespace="http://schemas.microsoft.com/office/2006/metadata/properties" ma:root="true" ma:fieldsID="1a6ff7cb118fd42c40e306541858351d" ns2:_="" ns3:_="">
    <xsd:import namespace="d8b47b14-0414-4236-a2bd-633b74c32016"/>
    <xsd:import namespace="fdb76b8b-195f-40b0-a399-f049bd0534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7b14-0414-4236-a2bd-633b74c32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aa336ce-3eeb-49b0-b51e-e077b4ebee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76b8b-195f-40b0-a399-f049bd05346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5ddcaf-3c9b-4abb-b32d-baf351ea4a95}" ma:internalName="TaxCatchAll" ma:showField="CatchAllData" ma:web="fdb76b8b-195f-40b0-a399-f049bd0534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8b47b14-0414-4236-a2bd-633b74c32016" xsi:nil="true"/>
    <TaxCatchAll xmlns="fdb76b8b-195f-40b0-a399-f049bd053467" xsi:nil="true"/>
    <lcf76f155ced4ddcb4097134ff3c332f xmlns="d8b47b14-0414-4236-a2bd-633b74c3201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EA42C-5F99-4228-A17C-AC2DBDB50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7b14-0414-4236-a2bd-633b74c32016"/>
    <ds:schemaRef ds:uri="fdb76b8b-195f-40b0-a399-f049bd0534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053E08-E8DC-41AD-AE6E-76FD75ABE24A}">
  <ds:schemaRefs>
    <ds:schemaRef ds:uri="http://schemas.microsoft.com/sharepoint/v3/contenttype/forms"/>
  </ds:schemaRefs>
</ds:datastoreItem>
</file>

<file path=customXml/itemProps3.xml><?xml version="1.0" encoding="utf-8"?>
<ds:datastoreItem xmlns:ds="http://schemas.openxmlformats.org/officeDocument/2006/customXml" ds:itemID="{B891D7E5-59D7-40EE-A6F5-8BB6E863B713}">
  <ds:schemaRefs>
    <ds:schemaRef ds:uri="http://schemas.microsoft.com/office/2006/metadata/properties"/>
    <ds:schemaRef ds:uri="http://schemas.microsoft.com/office/infopath/2007/PartnerControls"/>
    <ds:schemaRef ds:uri="d8b47b14-0414-4236-a2bd-633b74c32016"/>
    <ds:schemaRef ds:uri="fdb76b8b-195f-40b0-a399-f049bd053467"/>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Gaier</cp:lastModifiedBy>
  <cp:revision>2</cp:revision>
  <dcterms:created xsi:type="dcterms:W3CDTF">2026-07-30T20:05:00Z</dcterms:created>
  <dcterms:modified xsi:type="dcterms:W3CDTF">2026-07-30T20:05:00Z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0x01010091D1F28783E1AD49AF23795378FE73D6</vt:lpwstr>
  </property>
  <property fmtid="{D5CDD505-2E9C-101B-9397-08002B2CF9AE}" pid="3" name="MediaServiceImageTags">
    <vt:lpwstr/>
  </property>
</Properties>
</file>